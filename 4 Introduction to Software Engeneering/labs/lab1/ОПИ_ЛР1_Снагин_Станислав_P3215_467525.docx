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c1c"/>
          <w:sz w:val="28"/>
          <w:szCs w:val="28"/>
          <w:highlight w:val="white"/>
          <w:u w:val="none"/>
          <w:vertAlign w:val="baseline"/>
          <w:rtl w:val="0"/>
        </w:rPr>
        <w:t xml:space="preserve">Федеральное государственное автономное образовательное учреждение высшего образования «Национальный исследовательский университет ИТМО»</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after="0" w:before="3888" w:lineRule="auto"/>
        <w:jc w:val="center"/>
        <w:rPr>
          <w:b w:val="1"/>
          <w:bCs w:val="1"/>
          <w:sz w:val="36"/>
          <w:szCs w:val="36"/>
          <w:vertAlign w:val="baseline"/>
        </w:rPr>
      </w:pPr>
      <w:r w:rsidDel="00000000" w:rsidR="00000000" w:rsidRPr="00000000">
        <w:rPr>
          <w:b w:val="1"/>
          <w:bCs w:val="1"/>
          <w:sz w:val="36"/>
          <w:szCs w:val="36"/>
          <w:rtl w:val="0"/>
        </w:rPr>
        <w:t xml:space="preserve">Лабораторная работа №1 по дисциплине </w:t>
        <w:br w:type="textWrapping"/>
        <w:t xml:space="preserve">Основы Программной Инженерии</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40" w:lineRule="auto"/>
        <w:ind w:left="0" w:right="0" w:firstLine="0"/>
        <w:jc w:val="center"/>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92" w:line="240" w:lineRule="auto"/>
        <w:ind w:left="504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Выполнил</w:t>
      </w:r>
      <w:r w:rsidDel="00000000" w:rsidR="00000000" w:rsidRPr="00000000">
        <w:rPr>
          <w:rtl w:val="0"/>
        </w:rPr>
        <w:t xml:space="preserve">: Снагин Станислав Максимович</w:t>
        <w:br w:type="textWrapping"/>
        <w:t xml:space="preserve">Проверил: Егошин Алексей Васильевич</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Поток: </w:t>
      </w:r>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32"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Санкт Петербург 202</w:t>
      </w:r>
      <w:r w:rsidDel="00000000" w:rsidR="00000000" w:rsidRPr="00000000">
        <w:rPr>
          <w:sz w:val="28"/>
          <w:szCs w:val="28"/>
          <w:rtl w:val="0"/>
        </w:rPr>
        <w:t xml:space="preserve">6</w:t>
      </w:r>
      <w:r w:rsidDel="00000000" w:rsidR="00000000" w:rsidRPr="00000000">
        <w:rPr>
          <w:i w:val="0"/>
          <w:iCs w:val="0"/>
          <w:smallCaps w:val="0"/>
          <w:strike w:val="0"/>
          <w:color w:val="000000"/>
          <w:sz w:val="28"/>
          <w:szCs w:val="28"/>
          <w:u w:val="none"/>
          <w:shd w:fill="auto" w:val="clear"/>
          <w:vertAlign w:val="baseline"/>
          <w:rtl w:val="0"/>
        </w:rPr>
        <w:t xml:space="preserve"> г.</w:t>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Содержание</w:t>
      </w:r>
    </w:p>
    <w:sdt>
      <w:sdtPr>
        <w:id w:val="-940604331"/>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heading=h.4oy1ia4gr7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Задание</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gtrj0tm0uq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Ход работы</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b6cyz5brv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2lizp2mmq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7h2trar79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qzvl8fzaq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io7lqnxvg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Definitions, Acronyms and Abbreviations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anwtwj1g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bi7vkmtww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Overview</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42u21oykm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Features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sg14fmg56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Functionality</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2b5yo6jkh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Usability requirements</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sflb2y421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Reliability requirements</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5s9cpiu3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данном разделе описаны требования по надежности системы</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9hz8gch1n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Performance</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aecb7fux0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Licensing requirements</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oq6k3x99h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Requirements</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gf9has2li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Software Interface</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3w9wo48xr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Communication Interface</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q9n4arfpf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Attributes</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5ja7egxe1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Work measurement</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hqn9gj0c9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Functionality</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wnwojx6ra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 requirements</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9r88htr71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requirements</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zmvh09lg3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ebyclbor7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k0nxdue9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Precedents</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8a9gnt3u4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Glossary</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gq8au2blv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Analysis Models</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s9vhi63mz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To Be Determined List</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fysumj5ja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Источники</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4oy1ia4gr73w" w:id="0"/>
      <w:bookmarkEnd w:id="0"/>
      <w:r w:rsidDel="00000000" w:rsidR="00000000" w:rsidRPr="00000000">
        <w:rPr>
          <w:rtl w:val="0"/>
        </w:rPr>
        <w:t xml:space="preserve">Задание</w:t>
      </w:r>
    </w:p>
    <w:p w:rsidR="00000000" w:rsidDel="00000000" w:rsidP="00000000" w:rsidRDefault="00000000" w:rsidRPr="00000000" w14:paraId="0000002A">
      <w:pPr>
        <w:rPr/>
      </w:pPr>
      <w:r w:rsidDel="00000000" w:rsidR="00000000" w:rsidRPr="00000000">
        <w:rPr>
          <w:rtl w:val="0"/>
        </w:rPr>
        <w:t xml:space="preserve">Вариант: 467525</w:t>
      </w:r>
    </w:p>
    <w:p w:rsidR="00000000" w:rsidDel="00000000" w:rsidP="00000000" w:rsidRDefault="00000000" w:rsidRPr="00000000" w14:paraId="0000002B">
      <w:pPr>
        <w:rPr/>
      </w:pPr>
      <w:r w:rsidDel="00000000" w:rsidR="00000000" w:rsidRPr="00000000">
        <w:rPr/>
        <w:drawing>
          <wp:inline distB="114300" distT="114300" distL="114300" distR="114300">
            <wp:extent cx="6119820" cy="2692400"/>
            <wp:effectExtent b="0" l="0" r="0" t="0"/>
            <wp:docPr id="12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1982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heading=h.igtrj0tm0uqm" w:id="1"/>
      <w:bookmarkEnd w:id="1"/>
      <w:sdt>
        <w:sdtPr>
          <w:id w:val="1291041738"/>
          <w:tag w:val="goog_rdk_0"/>
        </w:sdtPr>
        <w:sdtContent>
          <w:commentRangeStart w:id="0"/>
        </w:sdtContent>
      </w:sdt>
      <w:r w:rsidDel="00000000" w:rsidR="00000000" w:rsidRPr="00000000">
        <w:rPr>
          <w:rtl w:val="0"/>
        </w:rPr>
        <w:t xml:space="preserve">Ход работы</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postupi.info</w:t>
      </w:r>
    </w:p>
    <w:p w:rsidR="00000000" w:rsidDel="00000000" w:rsidP="00000000" w:rsidRDefault="00000000" w:rsidRPr="00000000" w14:paraId="00000034">
      <w:pP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Software Requirements Specification</w:t>
      </w:r>
    </w:p>
    <w:p w:rsidR="00000000" w:rsidDel="00000000" w:rsidP="00000000" w:rsidRDefault="00000000" w:rsidRPr="00000000" w14:paraId="00000035">
      <w:pP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For Website “Postupui Info” – Core Platform</w:t>
      </w:r>
    </w:p>
    <w:p w:rsidR="00000000" w:rsidDel="00000000" w:rsidP="00000000" w:rsidRDefault="00000000" w:rsidRPr="00000000" w14:paraId="00000036">
      <w:pPr>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7">
      <w:pP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version 1.0</w:t>
      </w:r>
    </w:p>
    <w:p w:rsidR="00000000" w:rsidDel="00000000" w:rsidP="00000000" w:rsidRDefault="00000000" w:rsidRPr="00000000" w14:paraId="00000038">
      <w:pPr>
        <w:pStyle w:val="Heading2"/>
        <w:jc w:val="left"/>
        <w:rPr/>
      </w:pPr>
      <w:bookmarkStart w:colFirst="0" w:colLast="0" w:name="_heading=h.k98ufiib7ioe" w:id="2"/>
      <w:bookmarkEnd w:id="2"/>
      <w:r w:rsidDel="00000000" w:rsidR="00000000" w:rsidRPr="00000000">
        <w:rPr>
          <w:rtl w:val="0"/>
        </w:rPr>
      </w:r>
    </w:p>
    <w:p w:rsidR="00000000" w:rsidDel="00000000" w:rsidP="00000000" w:rsidRDefault="00000000" w:rsidRPr="00000000" w14:paraId="00000039">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B">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D">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E">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F">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40">
      <w:pPr>
        <w:jc w:val="center"/>
        <w:rPr>
          <w:rFonts w:ascii="Arial" w:cs="Arial" w:eastAsia="Arial" w:hAnsi="Arial"/>
          <w:b w:val="1"/>
          <w:bCs w:val="1"/>
          <w:sz w:val="36"/>
          <w:szCs w:val="36"/>
        </w:rPr>
      </w:pPr>
      <w:sdt>
        <w:sdtPr>
          <w:id w:val="-1257163783"/>
          <w:tag w:val="goog_rdk_1"/>
        </w:sdtPr>
        <w:sdtContent>
          <w:commentRangeStart w:id="1"/>
        </w:sdtContent>
      </w:sdt>
      <w:r w:rsidDel="00000000" w:rsidR="00000000" w:rsidRPr="00000000">
        <w:rPr>
          <w:rFonts w:ascii="Arial" w:cs="Arial" w:eastAsia="Arial" w:hAnsi="Arial"/>
          <w:b w:val="1"/>
          <w:bCs w:val="1"/>
          <w:sz w:val="36"/>
          <w:szCs w:val="36"/>
          <w:rtl w:val="0"/>
        </w:rPr>
        <w:t xml:space="preserve">Revision history</w:t>
      </w:r>
    </w:p>
    <w:p w:rsidR="00000000" w:rsidDel="00000000" w:rsidP="00000000" w:rsidRDefault="00000000" w:rsidRPr="00000000" w14:paraId="00000041">
      <w:pPr>
        <w:rPr/>
      </w:pPr>
      <w:r w:rsidDel="00000000" w:rsidR="00000000" w:rsidRPr="00000000">
        <w:rPr>
          <w:rtl w:val="0"/>
        </w:rPr>
      </w:r>
    </w:p>
    <w:sdt>
      <w:sdtPr>
        <w:lock w:val="contentLocked"/>
        <w:id w:val="300485325"/>
        <w:tag w:val="goog_rdk_2"/>
      </w:sdtPr>
      <w:sdtContent>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Rule="auto"/>
                  <w:jc w:val="center"/>
                  <w:rPr>
                    <w:b w:val="1"/>
                    <w:bCs w:val="1"/>
                  </w:rPr>
                </w:pPr>
                <w:r w:rsidDel="00000000" w:rsidR="00000000" w:rsidRPr="00000000">
                  <w:rPr>
                    <w:b w:val="1"/>
                    <w:bCs w:val="1"/>
                    <w:rtl w:val="0"/>
                  </w:rPr>
                  <w:t xml:space="preserve">Дата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Версия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Описание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Автор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commentRangeEnd w:id="1"/>
                <w:r w:rsidDel="00000000" w:rsidR="00000000" w:rsidRPr="00000000">
                  <w:commentReference w:id="1"/>
                </w:r>
                <w:r w:rsidDel="00000000" w:rsidR="00000000" w:rsidRPr="00000000">
                  <w:rPr>
                    <w:rtl w:val="0"/>
                  </w:rPr>
                </w:r>
              </w:p>
            </w:tc>
          </w:tr>
        </w:tbl>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spacing w:after="240" w:before="0" w:lineRule="auto"/>
        <w:jc w:val="left"/>
        <w:rPr>
          <w:sz w:val="36"/>
          <w:szCs w:val="36"/>
        </w:rPr>
      </w:pPr>
      <w:bookmarkStart w:colFirst="0" w:colLast="0" w:name="_heading=h.xb6cyz5brvs1" w:id="3"/>
      <w:bookmarkEnd w:id="3"/>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rFonts w:ascii="Arial" w:cs="Arial" w:eastAsia="Arial" w:hAnsi="Arial"/>
          <w:shd w:fill="e6b8af" w:val="clear"/>
        </w:rPr>
      </w:pPr>
      <w:bookmarkStart w:colFirst="0" w:colLast="0" w:name="_heading=h.w2lizp2mmq84" w:id="4"/>
      <w:bookmarkEnd w:id="4"/>
      <w:sdt>
        <w:sdtPr>
          <w:id w:val="1927169346"/>
          <w:tag w:val="goog_rdk_3"/>
        </w:sdtPr>
        <w:sdtContent>
          <w:commentRangeStart w:id="2"/>
        </w:sdtContent>
      </w:sdt>
      <w:sdt>
        <w:sdtPr>
          <w:id w:val="1022374640"/>
          <w:tag w:val="goog_rdk_4"/>
        </w:sdtPr>
        <w:sdtContent>
          <w:commentRangeStart w:id="3"/>
        </w:sdtContent>
      </w:sdt>
      <w:r w:rsidDel="00000000" w:rsidR="00000000" w:rsidRPr="00000000">
        <w:rPr>
          <w:shd w:fill="e6b8af" w:val="clear"/>
          <w:rtl w:val="0"/>
        </w:rPr>
        <w:t xml:space="preserve">Introduction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E">
      <w:pPr>
        <w:pStyle w:val="Heading3"/>
        <w:rPr>
          <w:rFonts w:ascii="Arial" w:cs="Arial" w:eastAsia="Arial" w:hAnsi="Arial"/>
          <w:shd w:fill="e6b8af" w:val="clear"/>
        </w:rPr>
      </w:pPr>
      <w:bookmarkStart w:colFirst="0" w:colLast="0" w:name="_heading=h.47h2trar79rl" w:id="5"/>
      <w:bookmarkEnd w:id="5"/>
      <w:sdt>
        <w:sdtPr>
          <w:id w:val="-1989337307"/>
          <w:tag w:val="goog_rdk_5"/>
        </w:sdtPr>
        <w:sdtContent>
          <w:commentRangeStart w:id="4"/>
        </w:sdtContent>
      </w:sdt>
      <w:r w:rsidDel="00000000" w:rsidR="00000000" w:rsidRPr="00000000">
        <w:rPr>
          <w:shd w:fill="e6b8af" w:val="clear"/>
          <w:rtl w:val="0"/>
        </w:rPr>
        <w:t xml:space="preserve">1</w:t>
      </w:r>
      <w:r w:rsidDel="00000000" w:rsidR="00000000" w:rsidRPr="00000000">
        <w:rPr>
          <w:rFonts w:ascii="Arial" w:cs="Arial" w:eastAsia="Arial" w:hAnsi="Arial"/>
          <w:shd w:fill="e6b8af" w:val="clear"/>
          <w:rtl w:val="0"/>
        </w:rPr>
        <w:t xml:space="preserve">.1 Purpose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F">
      <w:pPr>
        <w:rPr>
          <w:shd w:fill="e6b8af" w:val="clear"/>
        </w:rPr>
      </w:pPr>
      <w:r w:rsidDel="00000000" w:rsidR="00000000" w:rsidRPr="00000000">
        <w:rPr>
          <w:shd w:fill="e6b8af" w:val="clear"/>
          <w:rtl w:val="0"/>
        </w:rPr>
        <w:t xml:space="preserve">Целью данного документа является составление функциональных и нефункциональных требований, анализ рисков и описание прецедентов к системе сервиса для абитуриентов. Документ можно рассматривать как соглашение между заказчиком и исполнителем о продукте, который должен быть разработан.</w:t>
      </w:r>
    </w:p>
    <w:p w:rsidR="00000000" w:rsidDel="00000000" w:rsidP="00000000" w:rsidRDefault="00000000" w:rsidRPr="00000000" w14:paraId="00000050">
      <w:pPr>
        <w:pStyle w:val="Heading3"/>
        <w:rPr>
          <w:shd w:fill="e6b8af" w:val="clear"/>
        </w:rPr>
      </w:pPr>
      <w:bookmarkStart w:colFirst="0" w:colLast="0" w:name="_heading=h.dqzvl8fzaq99" w:id="6"/>
      <w:bookmarkEnd w:id="6"/>
      <w:sdt>
        <w:sdtPr>
          <w:id w:val="1077089417"/>
          <w:tag w:val="goog_rdk_6"/>
        </w:sdtPr>
        <w:sdtContent>
          <w:commentRangeStart w:id="5"/>
        </w:sdtContent>
      </w:sdt>
      <w:r w:rsidDel="00000000" w:rsidR="00000000" w:rsidRPr="00000000">
        <w:rPr>
          <w:shd w:fill="e6b8af" w:val="clear"/>
          <w:rtl w:val="0"/>
        </w:rPr>
        <w:t xml:space="preserve">1.2 Scope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1">
      <w:pPr>
        <w:rPr>
          <w:shd w:fill="e6b8af" w:val="clear"/>
        </w:rPr>
      </w:pPr>
      <w:r w:rsidDel="00000000" w:rsidR="00000000" w:rsidRPr="00000000">
        <w:rPr>
          <w:shd w:fill="e6b8af" w:val="clear"/>
          <w:rtl w:val="0"/>
        </w:rPr>
        <w:t xml:space="preserve">Документ относится к разрабатываемому веб-сайту </w:t>
      </w:r>
      <w:hyperlink r:id="rId10">
        <w:r w:rsidDel="00000000" w:rsidR="00000000" w:rsidRPr="00000000">
          <w:rPr>
            <w:color w:val="1155cc"/>
            <w:u w:val="single"/>
            <w:shd w:fill="e6b8af" w:val="clear"/>
            <w:rtl w:val="0"/>
          </w:rPr>
          <w:t xml:space="preserve">postupi.info</w:t>
        </w:r>
      </w:hyperlink>
      <w:r w:rsidDel="00000000" w:rsidR="00000000" w:rsidRPr="00000000">
        <w:rPr>
          <w:shd w:fill="e6b8af" w:val="clear"/>
          <w:rtl w:val="0"/>
        </w:rPr>
        <w:t xml:space="preserve"> - информационноо-справочному ресурсу для абитуриентов, осуществляющих выбор образовательной организации высшего и средне профессионального образования. Цель </w:t>
      </w:r>
      <w:hyperlink r:id="rId11">
        <w:r w:rsidDel="00000000" w:rsidR="00000000" w:rsidRPr="00000000">
          <w:rPr>
            <w:color w:val="1155cc"/>
            <w:u w:val="single"/>
            <w:shd w:fill="e6b8af" w:val="clear"/>
            <w:rtl w:val="0"/>
          </w:rPr>
          <w:t xml:space="preserve">postupi.info</w:t>
        </w:r>
      </w:hyperlink>
      <w:r w:rsidDel="00000000" w:rsidR="00000000" w:rsidRPr="00000000">
        <w:rPr>
          <w:shd w:fill="e6b8af" w:val="clear"/>
          <w:rtl w:val="0"/>
        </w:rPr>
        <w:t xml:space="preserve"> – предоставление пользователям структурированной и актуальной информации об учебных заведениях, а также персонализированные рекомендации по ним на основе фильтров.</w:t>
      </w:r>
      <w:r w:rsidDel="00000000" w:rsidR="00000000" w:rsidRPr="00000000">
        <w:rPr>
          <w:rtl w:val="0"/>
        </w:rPr>
      </w:r>
    </w:p>
    <w:p w:rsidR="00000000" w:rsidDel="00000000" w:rsidP="00000000" w:rsidRDefault="00000000" w:rsidRPr="00000000" w14:paraId="00000052">
      <w:pPr>
        <w:pStyle w:val="Heading3"/>
        <w:rPr>
          <w:shd w:fill="e6b8af" w:val="clear"/>
        </w:rPr>
      </w:pPr>
      <w:bookmarkStart w:colFirst="0" w:colLast="0" w:name="_heading=h.xio7lqnxvgpz" w:id="7"/>
      <w:bookmarkEnd w:id="7"/>
      <w:sdt>
        <w:sdtPr>
          <w:id w:val="1758701605"/>
          <w:tag w:val="goog_rdk_7"/>
        </w:sdtPr>
        <w:sdtContent>
          <w:commentRangeStart w:id="6"/>
        </w:sdtContent>
      </w:sdt>
      <w:r w:rsidDel="00000000" w:rsidR="00000000" w:rsidRPr="00000000">
        <w:rPr>
          <w:shd w:fill="e6b8af" w:val="clear"/>
          <w:rtl w:val="0"/>
        </w:rPr>
        <w:t xml:space="preserve">1.3 Definitions, Acronyms and Abbreviations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3">
      <w:pPr>
        <w:rPr>
          <w:shd w:fill="e6b8af" w:val="clear"/>
        </w:rPr>
      </w:pPr>
      <w:r w:rsidDel="00000000" w:rsidR="00000000" w:rsidRPr="00000000">
        <w:rPr>
          <w:shd w:fill="e6b8af" w:val="clear"/>
          <w:rtl w:val="0"/>
        </w:rPr>
        <w:t xml:space="preserve">Слова и обозначения, выделенные </w:t>
      </w:r>
      <w:r w:rsidDel="00000000" w:rsidR="00000000" w:rsidRPr="00000000">
        <w:rPr>
          <w:i w:val="1"/>
          <w:iCs w:val="1"/>
          <w:u w:val="single"/>
          <w:shd w:fill="e6b8af" w:val="clear"/>
          <w:rtl w:val="0"/>
        </w:rPr>
        <w:t xml:space="preserve">подчеркнутым курсивом</w:t>
      </w:r>
      <w:r w:rsidDel="00000000" w:rsidR="00000000" w:rsidRPr="00000000">
        <w:rPr>
          <w:shd w:fill="e6b8af" w:val="clear"/>
          <w:rtl w:val="0"/>
        </w:rPr>
        <w:t xml:space="preserve">, имеют формулировки в глоссарии этого раздела.</w:t>
      </w:r>
    </w:p>
    <w:p w:rsidR="00000000" w:rsidDel="00000000" w:rsidP="00000000" w:rsidRDefault="00000000" w:rsidRPr="00000000" w14:paraId="00000054">
      <w:pPr>
        <w:numPr>
          <w:ilvl w:val="0"/>
          <w:numId w:val="2"/>
        </w:numPr>
        <w:ind w:left="720" w:hanging="360"/>
        <w:rPr>
          <w:shd w:fill="e6b8af" w:val="clear"/>
        </w:rPr>
      </w:pPr>
      <w:r w:rsidDel="00000000" w:rsidR="00000000" w:rsidRPr="00000000">
        <w:rPr>
          <w:shd w:fill="e6b8af" w:val="clear"/>
          <w:rtl w:val="0"/>
        </w:rPr>
        <w:t xml:space="preserve">ЕГЭ (Единый Государственный Экзамен) - федеральный стандартизированный экзамен, проводимый в Российской Федерации для оценки знаний выпускников 11 классов.</w:t>
      </w:r>
    </w:p>
    <w:p w:rsidR="00000000" w:rsidDel="00000000" w:rsidP="00000000" w:rsidRDefault="00000000" w:rsidRPr="00000000" w14:paraId="00000055">
      <w:pPr>
        <w:numPr>
          <w:ilvl w:val="0"/>
          <w:numId w:val="2"/>
        </w:numPr>
        <w:ind w:left="720" w:hanging="360"/>
        <w:rPr>
          <w:shd w:fill="e6b8af" w:val="clear"/>
        </w:rPr>
      </w:pPr>
      <w:r w:rsidDel="00000000" w:rsidR="00000000" w:rsidRPr="00000000">
        <w:rPr>
          <w:shd w:fill="e6b8af" w:val="clear"/>
          <w:rtl w:val="0"/>
        </w:rPr>
        <w:t xml:space="preserve">Абитуриент - лицо, подающее документы для поступления в образовательную организацию высшего или среднего профессионального образования.</w:t>
      </w:r>
    </w:p>
    <w:p w:rsidR="00000000" w:rsidDel="00000000" w:rsidP="00000000" w:rsidRDefault="00000000" w:rsidRPr="00000000" w14:paraId="00000056">
      <w:pPr>
        <w:numPr>
          <w:ilvl w:val="0"/>
          <w:numId w:val="2"/>
        </w:numPr>
        <w:ind w:left="720" w:hanging="360"/>
        <w:rPr>
          <w:shd w:fill="e6b8af" w:val="clear"/>
        </w:rPr>
      </w:pPr>
      <w:r w:rsidDel="00000000" w:rsidR="00000000" w:rsidRPr="00000000">
        <w:rPr>
          <w:shd w:fill="e6b8af" w:val="clear"/>
          <w:rtl w:val="0"/>
        </w:rPr>
        <w:t xml:space="preserve">ВУЗ (Высшее Учебное Заведение) - образовательная организация, реализующая программы высшего образования: бакалавриат, специалитет, магистратура, аспирантура. К вузам относятся университеты, академии, институты.</w:t>
      </w:r>
    </w:p>
    <w:p w:rsidR="00000000" w:rsidDel="00000000" w:rsidP="00000000" w:rsidRDefault="00000000" w:rsidRPr="00000000" w14:paraId="00000057">
      <w:pPr>
        <w:numPr>
          <w:ilvl w:val="0"/>
          <w:numId w:val="2"/>
        </w:numPr>
        <w:ind w:left="720" w:hanging="360"/>
        <w:rPr>
          <w:shd w:fill="e6b8af" w:val="clear"/>
        </w:rPr>
      </w:pPr>
      <w:r w:rsidDel="00000000" w:rsidR="00000000" w:rsidRPr="00000000">
        <w:rPr>
          <w:shd w:fill="e6b8af" w:val="clear"/>
          <w:rtl w:val="0"/>
        </w:rPr>
        <w:t xml:space="preserve">ССУЗ (Среднее специальное учебное заведение) - образовательная организация, реализующая программы среднего профессионального образования, то есть подготовку квалифицированных рабочих, служащих и специалистов среднего звена.</w:t>
      </w:r>
    </w:p>
    <w:p w:rsidR="00000000" w:rsidDel="00000000" w:rsidP="00000000" w:rsidRDefault="00000000" w:rsidRPr="00000000" w14:paraId="00000058">
      <w:pPr>
        <w:numPr>
          <w:ilvl w:val="0"/>
          <w:numId w:val="2"/>
        </w:numPr>
        <w:ind w:left="720" w:hanging="360"/>
        <w:rPr>
          <w:shd w:fill="e6b8af" w:val="clear"/>
        </w:rPr>
      </w:pPr>
      <w:r w:rsidDel="00000000" w:rsidR="00000000" w:rsidRPr="00000000">
        <w:rPr>
          <w:shd w:fill="e6b8af" w:val="clear"/>
          <w:rtl w:val="0"/>
        </w:rPr>
        <w:t xml:space="preserve">Бюджетные места - места в вузах и ссузах, финансируемые за счёт средств государственного бюджета РФ.</w:t>
      </w:r>
    </w:p>
    <w:p w:rsidR="00000000" w:rsidDel="00000000" w:rsidP="00000000" w:rsidRDefault="00000000" w:rsidRPr="00000000" w14:paraId="00000059">
      <w:pPr>
        <w:numPr>
          <w:ilvl w:val="0"/>
          <w:numId w:val="2"/>
        </w:numPr>
        <w:ind w:left="720" w:hanging="360"/>
        <w:rPr>
          <w:shd w:fill="e6b8af" w:val="clear"/>
        </w:rPr>
      </w:pPr>
      <w:r w:rsidDel="00000000" w:rsidR="00000000" w:rsidRPr="00000000">
        <w:rPr>
          <w:shd w:fill="e6b8af" w:val="clear"/>
          <w:rtl w:val="0"/>
        </w:rPr>
        <w:t xml:space="preserve">Проходной балл - минимальная сумма баллов ЕГЭ, необходимая абитуриенту для прохождения по конкурсу на бюджетное или платное место по конкретной специальности в определенном вузе.</w:t>
      </w:r>
    </w:p>
    <w:p w:rsidR="00000000" w:rsidDel="00000000" w:rsidP="00000000" w:rsidRDefault="00000000" w:rsidRPr="00000000" w14:paraId="0000005A">
      <w:pPr>
        <w:numPr>
          <w:ilvl w:val="0"/>
          <w:numId w:val="2"/>
        </w:numPr>
        <w:ind w:left="720" w:hanging="360"/>
        <w:rPr>
          <w:shd w:fill="e6b8af" w:val="clear"/>
        </w:rPr>
      </w:pPr>
      <w:r w:rsidDel="00000000" w:rsidR="00000000" w:rsidRPr="00000000">
        <w:rPr>
          <w:shd w:fill="e6b8af" w:val="clear"/>
          <w:rtl w:val="0"/>
        </w:rPr>
        <w:t xml:space="preserve">UML (Unified Model Language) - стандартизированный графический язык для визуализации, специфицирования, конструирования и документирования </w:t>
      </w:r>
      <w:r w:rsidDel="00000000" w:rsidR="00000000" w:rsidRPr="00000000">
        <w:rPr>
          <w:b w:val="1"/>
          <w:bCs w:val="1"/>
          <w:shd w:fill="e6b8af" w:val="clear"/>
          <w:rtl w:val="0"/>
        </w:rPr>
        <w:t xml:space="preserve">артефактов</w:t>
      </w:r>
      <w:r w:rsidDel="00000000" w:rsidR="00000000" w:rsidRPr="00000000">
        <w:rPr>
          <w:shd w:fill="e6b8af" w:val="clear"/>
          <w:rtl w:val="0"/>
        </w:rPr>
        <w:t xml:space="preserve"> программных систем. (переписать)</w:t>
      </w:r>
    </w:p>
    <w:p w:rsidR="00000000" w:rsidDel="00000000" w:rsidP="00000000" w:rsidRDefault="00000000" w:rsidRPr="00000000" w14:paraId="0000005B">
      <w:pPr>
        <w:numPr>
          <w:ilvl w:val="0"/>
          <w:numId w:val="2"/>
        </w:numPr>
        <w:ind w:left="720" w:hanging="360"/>
        <w:rPr>
          <w:shd w:fill="e6b8af" w:val="clear"/>
        </w:rPr>
      </w:pPr>
      <w:r w:rsidDel="00000000" w:rsidR="00000000" w:rsidRPr="00000000">
        <w:rPr>
          <w:shd w:fill="e6b8af" w:val="clear"/>
          <w:rtl w:val="0"/>
        </w:rPr>
        <w:t xml:space="preserve">Администратор сайта - пользователь системы, обладающий расширенными правами доступа для управления контентом, модерации данных об учебных заведениях и управления учетными записями пользователей.</w:t>
      </w:r>
    </w:p>
    <w:p w:rsidR="00000000" w:rsidDel="00000000" w:rsidP="00000000" w:rsidRDefault="00000000" w:rsidRPr="00000000" w14:paraId="0000005C">
      <w:pPr>
        <w:numPr>
          <w:ilvl w:val="0"/>
          <w:numId w:val="2"/>
        </w:numPr>
        <w:ind w:left="720" w:hanging="360"/>
        <w:rPr>
          <w:shd w:fill="e6b8af" w:val="clear"/>
        </w:rPr>
      </w:pPr>
      <w:r w:rsidDel="00000000" w:rsidR="00000000" w:rsidRPr="00000000">
        <w:rPr>
          <w:shd w:fill="e6b8af" w:val="clear"/>
          <w:rtl w:val="0"/>
        </w:rPr>
        <w:t xml:space="preserve">Статус “Национальный исследовательский” - категория вуза в Российской Федерации, присваиваемая правительством РФ университетам, ведущим передовые научные исследования и имеющим особый статус финансирования и развития.</w:t>
      </w:r>
    </w:p>
    <w:p w:rsidR="00000000" w:rsidDel="00000000" w:rsidP="00000000" w:rsidRDefault="00000000" w:rsidRPr="00000000" w14:paraId="0000005D">
      <w:pPr>
        <w:numPr>
          <w:ilvl w:val="0"/>
          <w:numId w:val="2"/>
        </w:numPr>
        <w:ind w:left="720" w:hanging="360"/>
        <w:rPr>
          <w:shd w:fill="e6b8af" w:val="clear"/>
        </w:rPr>
      </w:pPr>
      <w:r w:rsidDel="00000000" w:rsidR="00000000" w:rsidRPr="00000000">
        <w:rPr>
          <w:shd w:fill="e6b8af" w:val="clear"/>
          <w:rtl w:val="0"/>
        </w:rPr>
        <w:t xml:space="preserve">Калькулятор поступления - инструмент системы для оценки шансов абитуриента на зачисление в вуз/ссуз на основе введенных баллов ЕГЭ, выбранных параметров обучения (бюджет/контракт, форма обучения) и проходных баллов предыдущих лет.</w:t>
      </w:r>
    </w:p>
    <w:p w:rsidR="00000000" w:rsidDel="00000000" w:rsidP="00000000" w:rsidRDefault="00000000" w:rsidRPr="00000000" w14:paraId="0000005E">
      <w:pPr>
        <w:numPr>
          <w:ilvl w:val="0"/>
          <w:numId w:val="2"/>
        </w:numPr>
        <w:ind w:left="720" w:hanging="360"/>
        <w:rPr>
          <w:shd w:fill="e6b8af" w:val="clear"/>
        </w:rPr>
      </w:pPr>
      <w:r w:rsidDel="00000000" w:rsidR="00000000" w:rsidRPr="00000000">
        <w:rPr>
          <w:shd w:fill="e6b8af" w:val="clear"/>
          <w:rtl w:val="0"/>
        </w:rPr>
        <w:t xml:space="preserve">Траектория поступления - структурированный план ключевых дат и этапов процесса поступления в конкретный вуз (дни открытых дверей, сроки подачи документов, даты списков, приказы о зачислении).</w:t>
      </w:r>
    </w:p>
    <w:p w:rsidR="00000000" w:rsidDel="00000000" w:rsidP="00000000" w:rsidRDefault="00000000" w:rsidRPr="00000000" w14:paraId="0000005F">
      <w:pPr>
        <w:numPr>
          <w:ilvl w:val="0"/>
          <w:numId w:val="2"/>
        </w:numPr>
        <w:ind w:left="720" w:hanging="360"/>
        <w:rPr>
          <w:shd w:fill="e6b8af" w:val="clear"/>
        </w:rPr>
      </w:pPr>
      <w:r w:rsidDel="00000000" w:rsidR="00000000" w:rsidRPr="00000000">
        <w:rPr>
          <w:shd w:fill="e6b8af" w:val="clear"/>
          <w:rtl w:val="0"/>
        </w:rPr>
        <w:t xml:space="preserve">Личный кабинет - персональный раздел сайта авторизованного пользователя, содержащий настройки профиля, список избранных вузов, баллы ЕГЭ и уведомления.</w:t>
      </w:r>
    </w:p>
    <w:p w:rsidR="00000000" w:rsidDel="00000000" w:rsidP="00000000" w:rsidRDefault="00000000" w:rsidRPr="00000000" w14:paraId="00000060">
      <w:pPr>
        <w:numPr>
          <w:ilvl w:val="0"/>
          <w:numId w:val="2"/>
        </w:numPr>
        <w:ind w:left="720" w:hanging="360"/>
        <w:rPr>
          <w:shd w:fill="e6b8af" w:val="clear"/>
        </w:rPr>
      </w:pPr>
      <w:r w:rsidDel="00000000" w:rsidR="00000000" w:rsidRPr="00000000">
        <w:rPr>
          <w:shd w:fill="e6b8af" w:val="clear"/>
          <w:rtl w:val="0"/>
        </w:rPr>
        <w:t xml:space="preserve">Избранное - функция системы, позволяющая пользователю сохранять выбранные вузы, ссузы или профессии в персональный список для быстрого доступа и отслеживания изменений.</w:t>
      </w:r>
    </w:p>
    <w:p w:rsidR="00000000" w:rsidDel="00000000" w:rsidP="00000000" w:rsidRDefault="00000000" w:rsidRPr="00000000" w14:paraId="00000061">
      <w:pPr>
        <w:numPr>
          <w:ilvl w:val="0"/>
          <w:numId w:val="2"/>
        </w:numPr>
        <w:ind w:left="720" w:hanging="360"/>
        <w:rPr>
          <w:shd w:fill="e6b8af" w:val="clear"/>
        </w:rPr>
      </w:pPr>
      <w:r w:rsidDel="00000000" w:rsidR="00000000" w:rsidRPr="00000000">
        <w:rPr>
          <w:shd w:fill="e6b8af" w:val="clear"/>
          <w:rtl w:val="0"/>
        </w:rPr>
        <w:t xml:space="preserve">CMS (Content Management System) - система управления контентом, программное обеспечение для создания, редактирования и управления содержимым веб-сайта без необходимости написания кода вручную.</w:t>
      </w:r>
    </w:p>
    <w:p w:rsidR="00000000" w:rsidDel="00000000" w:rsidP="00000000" w:rsidRDefault="00000000" w:rsidRPr="00000000" w14:paraId="00000062">
      <w:pPr>
        <w:numPr>
          <w:ilvl w:val="0"/>
          <w:numId w:val="2"/>
        </w:numPr>
        <w:ind w:left="720" w:hanging="360"/>
        <w:rPr>
          <w:shd w:fill="e6b8af" w:val="clear"/>
        </w:rPr>
      </w:pPr>
      <w:r w:rsidDel="00000000" w:rsidR="00000000" w:rsidRPr="00000000">
        <w:rPr>
          <w:shd w:fill="e6b8af" w:val="clear"/>
          <w:rtl w:val="0"/>
        </w:rPr>
        <w:t xml:space="preserve">CDN (Content Delivery Network) - сеть доставки контента, географически распределенная сеть серверов, которая хранит копии контента сайта для ускорения его доставки пользователям и снижения нагрузки на основной сервер.</w:t>
      </w:r>
    </w:p>
    <w:p w:rsidR="00000000" w:rsidDel="00000000" w:rsidP="00000000" w:rsidRDefault="00000000" w:rsidRPr="00000000" w14:paraId="00000063">
      <w:pPr>
        <w:numPr>
          <w:ilvl w:val="0"/>
          <w:numId w:val="2"/>
        </w:numPr>
        <w:ind w:left="720" w:hanging="360"/>
        <w:rPr>
          <w:shd w:fill="e6b8af" w:val="clear"/>
        </w:rPr>
      </w:pPr>
      <w:r w:rsidDel="00000000" w:rsidR="00000000" w:rsidRPr="00000000">
        <w:rPr>
          <w:shd w:fill="e6b8af" w:val="clear"/>
          <w:rtl w:val="0"/>
        </w:rPr>
        <w:t xml:space="preserve">DDOS (Distributed Denial of Service) - распределенная атака типа «отказ в обслуживании», при которой злоумышленники создают чрезмерную нагрузку на сервер большим количеством запросов с множества устройств, делая ресурс недоступным для обычных пользователей.</w:t>
      </w:r>
    </w:p>
    <w:p w:rsidR="00000000" w:rsidDel="00000000" w:rsidP="00000000" w:rsidRDefault="00000000" w:rsidRPr="00000000" w14:paraId="00000064">
      <w:pPr>
        <w:numPr>
          <w:ilvl w:val="0"/>
          <w:numId w:val="2"/>
        </w:numPr>
        <w:ind w:left="720" w:hanging="360"/>
        <w:rPr>
          <w:shd w:fill="e6b8af" w:val="clear"/>
        </w:rPr>
      </w:pPr>
      <w:r w:rsidDel="00000000" w:rsidR="00000000" w:rsidRPr="00000000">
        <w:rPr>
          <w:shd w:fill="e6b8af" w:val="clear"/>
          <w:rtl w:val="0"/>
        </w:rPr>
        <w:t xml:space="preserve">Zero Trust - модель информационной безопасности, предполагающая, что ни одному пользователю или устройству нельзя доверять по умолчанию, даже если они находятся внутри корпоративной сети. Каждый запрос должен проходить аутентификацию и авторизацию</w:t>
      </w:r>
    </w:p>
    <w:p w:rsidR="00000000" w:rsidDel="00000000" w:rsidP="00000000" w:rsidRDefault="00000000" w:rsidRPr="00000000" w14:paraId="00000065">
      <w:pPr>
        <w:numPr>
          <w:ilvl w:val="0"/>
          <w:numId w:val="2"/>
        </w:numPr>
        <w:ind w:left="720" w:hanging="360"/>
        <w:rPr>
          <w:shd w:fill="e6b8af" w:val="clear"/>
        </w:rPr>
      </w:pPr>
      <w:r w:rsidDel="00000000" w:rsidR="00000000" w:rsidRPr="00000000">
        <w:rPr>
          <w:shd w:fill="e6b8af" w:val="clear"/>
          <w:rtl w:val="0"/>
        </w:rPr>
        <w:t xml:space="preserve">TLS (Transport Layer Security) - криптографический протокол, обеспечивающий безопасную передачу данных между клиентом и сервером путем шифрования соединения.</w:t>
      </w:r>
    </w:p>
    <w:p w:rsidR="00000000" w:rsidDel="00000000" w:rsidP="00000000" w:rsidRDefault="00000000" w:rsidRPr="00000000" w14:paraId="00000066">
      <w:pPr>
        <w:numPr>
          <w:ilvl w:val="0"/>
          <w:numId w:val="2"/>
        </w:numPr>
        <w:ind w:left="720" w:hanging="360"/>
        <w:rPr>
          <w:shd w:fill="e6b8af" w:val="clear"/>
        </w:rPr>
      </w:pPr>
      <w:r w:rsidDel="00000000" w:rsidR="00000000" w:rsidRPr="00000000">
        <w:rPr>
          <w:shd w:fill="e6b8af" w:val="clear"/>
          <w:rtl w:val="0"/>
        </w:rPr>
        <w:t xml:space="preserve">HTTPS (Hypertext Transfer Protocol Secure) - расширение протокола HTTP с поддержкой шифрования через TLS. Используется для безопасной передачи данных между браузером и веб-сервером.</w:t>
      </w:r>
    </w:p>
    <w:p w:rsidR="00000000" w:rsidDel="00000000" w:rsidP="00000000" w:rsidRDefault="00000000" w:rsidRPr="00000000" w14:paraId="00000067">
      <w:pPr>
        <w:numPr>
          <w:ilvl w:val="0"/>
          <w:numId w:val="2"/>
        </w:numPr>
        <w:ind w:left="720" w:hanging="360"/>
        <w:rPr>
          <w:shd w:fill="e6b8af" w:val="clear"/>
        </w:rPr>
      </w:pPr>
      <w:r w:rsidDel="00000000" w:rsidR="00000000" w:rsidRPr="00000000">
        <w:rPr>
          <w:shd w:fill="e6b8af" w:val="clear"/>
          <w:rtl w:val="0"/>
        </w:rPr>
        <w:t xml:space="preserve">TCP (Transmission Control Protocol) - протокол управления передачей, один из основных протоколов транспортного уровня, обеспечивающий надежную доставку данных с установлением соединения.</w:t>
      </w:r>
    </w:p>
    <w:p w:rsidR="00000000" w:rsidDel="00000000" w:rsidP="00000000" w:rsidRDefault="00000000" w:rsidRPr="00000000" w14:paraId="00000068">
      <w:pPr>
        <w:numPr>
          <w:ilvl w:val="0"/>
          <w:numId w:val="2"/>
        </w:numPr>
        <w:ind w:left="720" w:hanging="360"/>
        <w:rPr>
          <w:shd w:fill="e6b8af" w:val="clear"/>
        </w:rPr>
      </w:pPr>
      <w:r w:rsidDel="00000000" w:rsidR="00000000" w:rsidRPr="00000000">
        <w:rPr>
          <w:shd w:fill="e6b8af" w:val="clear"/>
          <w:rtl w:val="0"/>
        </w:rPr>
        <w:t xml:space="preserve">API (Application Programming Interface) - программный интерфейс приложения, набор методов и протоколов, позволяющих различным программным компонентам взаимодействовать друг с другом.</w:t>
      </w:r>
    </w:p>
    <w:p w:rsidR="00000000" w:rsidDel="00000000" w:rsidP="00000000" w:rsidRDefault="00000000" w:rsidRPr="00000000" w14:paraId="00000069">
      <w:pPr>
        <w:numPr>
          <w:ilvl w:val="0"/>
          <w:numId w:val="2"/>
        </w:numPr>
        <w:ind w:left="720" w:hanging="360"/>
        <w:rPr>
          <w:shd w:fill="e6b8af" w:val="clear"/>
        </w:rPr>
      </w:pPr>
      <w:r w:rsidDel="00000000" w:rsidR="00000000" w:rsidRPr="00000000">
        <w:rPr>
          <w:shd w:fill="e6b8af" w:val="clear"/>
          <w:rtl w:val="0"/>
        </w:rPr>
        <w:t xml:space="preserve">JQuery - JavaScript-библиотека, упрощающая работу с элементами страницы, обработку событий, анимацию и взаимодействие с сервером через сеть.</w:t>
      </w:r>
    </w:p>
    <w:p w:rsidR="00000000" w:rsidDel="00000000" w:rsidP="00000000" w:rsidRDefault="00000000" w:rsidRPr="00000000" w14:paraId="0000006A">
      <w:pPr>
        <w:numPr>
          <w:ilvl w:val="0"/>
          <w:numId w:val="2"/>
        </w:numPr>
        <w:ind w:left="720" w:hanging="360"/>
        <w:rPr>
          <w:shd w:fill="e6b8af" w:val="clear"/>
        </w:rPr>
      </w:pPr>
      <w:r w:rsidDel="00000000" w:rsidR="00000000" w:rsidRPr="00000000">
        <w:rPr>
          <w:shd w:fill="e6b8af" w:val="clear"/>
          <w:rtl w:val="0"/>
        </w:rPr>
        <w:t xml:space="preserve">RTS (Requests Per Second) - количество запросов в секунду, метрика производительности веб-сервиса, показывающая, сколько запросов обрабатывает система за одну секунду.</w:t>
      </w:r>
    </w:p>
    <w:p w:rsidR="00000000" w:rsidDel="00000000" w:rsidP="00000000" w:rsidRDefault="00000000" w:rsidRPr="00000000" w14:paraId="0000006B">
      <w:pPr>
        <w:numPr>
          <w:ilvl w:val="0"/>
          <w:numId w:val="2"/>
        </w:numPr>
        <w:ind w:left="720" w:hanging="360"/>
        <w:rPr>
          <w:shd w:fill="e6b8af" w:val="clear"/>
        </w:rPr>
      </w:pPr>
      <w:r w:rsidDel="00000000" w:rsidR="00000000" w:rsidRPr="00000000">
        <w:rPr>
          <w:shd w:fill="e6b8af" w:val="clear"/>
          <w:rtl w:val="0"/>
        </w:rPr>
        <w:t xml:space="preserve">SQL (Structured Query Language) - структурированный язык запросов, стандартный язык для работы с реляционными базами данных, используемый для создания, чтения, обновления и удаления данных.</w:t>
      </w:r>
    </w:p>
    <w:p w:rsidR="00000000" w:rsidDel="00000000" w:rsidP="00000000" w:rsidRDefault="00000000" w:rsidRPr="00000000" w14:paraId="0000006C">
      <w:pPr>
        <w:numPr>
          <w:ilvl w:val="0"/>
          <w:numId w:val="2"/>
        </w:numPr>
        <w:ind w:left="720" w:hanging="360"/>
        <w:rPr>
          <w:shd w:fill="e6b8af" w:val="clear"/>
        </w:rPr>
      </w:pPr>
      <w:r w:rsidDel="00000000" w:rsidR="00000000" w:rsidRPr="00000000">
        <w:rPr>
          <w:shd w:fill="e6b8af" w:val="clear"/>
          <w:rtl w:val="0"/>
        </w:rPr>
        <w:t xml:space="preserve">Open-Source - лицензия на программное обеспечение с открытым исходным кодом, позволяющая пользователям свободно использовать, изучать, изменять и распространять код программы при соблюдении определенных условий.</w:t>
      </w:r>
    </w:p>
    <w:p w:rsidR="00000000" w:rsidDel="00000000" w:rsidP="00000000" w:rsidRDefault="00000000" w:rsidRPr="00000000" w14:paraId="0000006D">
      <w:pPr>
        <w:numPr>
          <w:ilvl w:val="0"/>
          <w:numId w:val="2"/>
        </w:numPr>
        <w:ind w:left="720" w:hanging="360"/>
        <w:rPr>
          <w:shd w:fill="e6b8af" w:val="clear"/>
        </w:rPr>
      </w:pPr>
      <w:r w:rsidDel="00000000" w:rsidR="00000000" w:rsidRPr="00000000">
        <w:rPr>
          <w:shd w:fill="e6b8af" w:val="clear"/>
          <w:rtl w:val="0"/>
        </w:rPr>
        <w:t xml:space="preserve">Проприетарная лицензия - лицензия на программное обеспечение, при которой исходный код закрыт, а права на использование, копирование и модификацию строго ограничены правообладателем.</w:t>
      </w:r>
    </w:p>
    <w:p w:rsidR="00000000" w:rsidDel="00000000" w:rsidP="00000000" w:rsidRDefault="00000000" w:rsidRPr="00000000" w14:paraId="0000006E">
      <w:pPr>
        <w:numPr>
          <w:ilvl w:val="0"/>
          <w:numId w:val="2"/>
        </w:numPr>
        <w:ind w:left="720" w:hanging="360"/>
        <w:rPr>
          <w:shd w:fill="e6b8af" w:val="clear"/>
        </w:rPr>
      </w:pPr>
      <w:r w:rsidDel="00000000" w:rsidR="00000000" w:rsidRPr="00000000">
        <w:rPr>
          <w:shd w:fill="e6b8af" w:val="clear"/>
          <w:rtl w:val="0"/>
        </w:rPr>
        <w:t xml:space="preserve">Snapshot - моментальный снимок состояния системы или данных на определенный момент времени, используемый для резервного копирования и быстрого восстановления системы.</w:t>
      </w:r>
    </w:p>
    <w:p w:rsidR="00000000" w:rsidDel="00000000" w:rsidP="00000000" w:rsidRDefault="00000000" w:rsidRPr="00000000" w14:paraId="0000006F">
      <w:pPr>
        <w:numPr>
          <w:ilvl w:val="0"/>
          <w:numId w:val="2"/>
        </w:numPr>
        <w:ind w:left="720" w:hanging="360"/>
        <w:rPr>
          <w:shd w:fill="e6b8af" w:val="clear"/>
        </w:rPr>
      </w:pPr>
      <w:r w:rsidDel="00000000" w:rsidR="00000000" w:rsidRPr="00000000">
        <w:rPr>
          <w:shd w:fill="e6b8af" w:val="clear"/>
          <w:rtl w:val="0"/>
        </w:rPr>
        <w:t xml:space="preserve">Список дополняется (пока что)</w:t>
      </w:r>
    </w:p>
    <w:p w:rsidR="00000000" w:rsidDel="00000000" w:rsidP="00000000" w:rsidRDefault="00000000" w:rsidRPr="00000000" w14:paraId="00000070">
      <w:pPr>
        <w:pStyle w:val="Heading3"/>
        <w:rPr>
          <w:shd w:fill="e6b8af" w:val="clear"/>
        </w:rPr>
      </w:pPr>
      <w:bookmarkStart w:colFirst="0" w:colLast="0" w:name="_heading=h.4ianwtwj1gvy" w:id="8"/>
      <w:bookmarkEnd w:id="8"/>
      <w:sdt>
        <w:sdtPr>
          <w:id w:val="350811200"/>
          <w:tag w:val="goog_rdk_8"/>
        </w:sdtPr>
        <w:sdtContent>
          <w:commentRangeStart w:id="7"/>
        </w:sdtContent>
      </w:sdt>
      <w:r w:rsidDel="00000000" w:rsidR="00000000" w:rsidRPr="00000000">
        <w:rPr>
          <w:shd w:fill="e6b8af" w:val="clear"/>
          <w:rtl w:val="0"/>
        </w:rPr>
        <w:t xml:space="preserve">1.4 References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1">
      <w:pPr>
        <w:rPr>
          <w:shd w:fill="e6b8af" w:val="clear"/>
        </w:rPr>
      </w:pPr>
      <w:r w:rsidDel="00000000" w:rsidR="00000000" w:rsidRPr="00000000">
        <w:rPr>
          <w:shd w:fill="e6b8af" w:val="clear"/>
          <w:rtl w:val="0"/>
        </w:rPr>
        <w:t xml:space="preserve">1.</w:t>
      </w:r>
    </w:p>
    <w:p w:rsidR="00000000" w:rsidDel="00000000" w:rsidP="00000000" w:rsidRDefault="00000000" w:rsidRPr="00000000" w14:paraId="00000072">
      <w:pPr>
        <w:pStyle w:val="Heading3"/>
        <w:rPr>
          <w:shd w:fill="e6b8af" w:val="clear"/>
        </w:rPr>
      </w:pPr>
      <w:bookmarkStart w:colFirst="0" w:colLast="0" w:name="_heading=h.ybi7vkmtwwpd" w:id="9"/>
      <w:bookmarkEnd w:id="9"/>
      <w:sdt>
        <w:sdtPr>
          <w:id w:val="-1232561021"/>
          <w:tag w:val="goog_rdk_9"/>
        </w:sdtPr>
        <w:sdtContent>
          <w:commentRangeStart w:id="8"/>
        </w:sdtContent>
      </w:sdt>
      <w:r w:rsidDel="00000000" w:rsidR="00000000" w:rsidRPr="00000000">
        <w:rPr>
          <w:shd w:fill="e6b8af" w:val="clear"/>
          <w:rtl w:val="0"/>
        </w:rPr>
        <w:t xml:space="preserve">1.5 Overview</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3">
      <w:pPr>
        <w:rPr>
          <w:shd w:fill="e6b8af" w:val="clear"/>
        </w:rPr>
      </w:pPr>
      <w:r w:rsidDel="00000000" w:rsidR="00000000" w:rsidRPr="00000000">
        <w:rPr>
          <w:shd w:fill="e6b8af" w:val="clear"/>
          <w:rtl w:val="0"/>
        </w:rPr>
        <w:t xml:space="preserve">Раздел System Features представляет собой подробное описание функциональных и нефункциональных требований. Каждый раздел представлен в виде таблицы, требования пронумерованы в соответствии с главой и группой.</w:t>
      </w:r>
    </w:p>
    <w:p w:rsidR="00000000" w:rsidDel="00000000" w:rsidP="00000000" w:rsidRDefault="00000000" w:rsidRPr="00000000" w14:paraId="00000074">
      <w:pPr>
        <w:rPr>
          <w:color w:val="666666"/>
          <w:shd w:fill="e6b8af" w:val="clear"/>
        </w:rPr>
      </w:pPr>
      <w:sdt>
        <w:sdtPr>
          <w:id w:val="-787910216"/>
          <w:tag w:val="goog_rdk_10"/>
        </w:sdtPr>
        <w:sdtContent>
          <w:commentRangeStart w:id="9"/>
        </w:sdtContent>
      </w:sdt>
      <w:r w:rsidDel="00000000" w:rsidR="00000000" w:rsidRPr="00000000">
        <w:rPr>
          <w:color w:val="666666"/>
          <w:shd w:fill="e6b8af" w:val="clear"/>
          <w:rtl w:val="0"/>
        </w:rPr>
        <w:t xml:space="preserve">Нумерация происходит по принципу &lt;раздел&gt;.&lt;номер группы&gt;.&lt;номер&gt;. Примечание: в разделе 2.1 “0” у “номера” означает описание раздела, не функциональное требование.</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5">
      <w:pPr>
        <w:pStyle w:val="Heading2"/>
        <w:rPr/>
      </w:pPr>
      <w:bookmarkStart w:colFirst="0" w:colLast="0" w:name="_heading=h.e42u21oykmgh" w:id="10"/>
      <w:bookmarkEnd w:id="10"/>
      <w:sdt>
        <w:sdtPr>
          <w:id w:val="1760668923"/>
          <w:tag w:val="goog_rdk_11"/>
        </w:sdtPr>
        <w:sdtContent>
          <w:commentRangeStart w:id="10"/>
        </w:sdtContent>
      </w:sdt>
      <w:r w:rsidDel="00000000" w:rsidR="00000000" w:rsidRPr="00000000">
        <w:rPr>
          <w:rtl w:val="0"/>
        </w:rPr>
        <w:t xml:space="preserve">System Features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6">
      <w:pPr>
        <w:pStyle w:val="Heading3"/>
        <w:spacing w:after="80" w:before="360" w:lineRule="auto"/>
        <w:rPr/>
      </w:pPr>
      <w:bookmarkStart w:colFirst="0" w:colLast="0" w:name="_heading=h.6sg14fmg56e6" w:id="11"/>
      <w:bookmarkEnd w:id="11"/>
      <w:r w:rsidDel="00000000" w:rsidR="00000000" w:rsidRPr="00000000">
        <w:rPr>
          <w:rtl w:val="0"/>
        </w:rPr>
        <w:t xml:space="preserve">2.</w:t>
      </w:r>
      <w:r w:rsidDel="00000000" w:rsidR="00000000" w:rsidRPr="00000000">
        <w:rPr>
          <w:rtl w:val="0"/>
        </w:rPr>
        <w:t xml:space="preserve">1 </w:t>
      </w:r>
      <w:sdt>
        <w:sdtPr>
          <w:id w:val="-984654842"/>
          <w:tag w:val="goog_rdk_12"/>
        </w:sdtPr>
        <w:sdtContent>
          <w:commentRangeStart w:id="11"/>
        </w:sdtContent>
      </w:sdt>
      <w:sdt>
        <w:sdtPr>
          <w:id w:val="-497558655"/>
          <w:tag w:val="goog_rdk_13"/>
        </w:sdtPr>
        <w:sdtContent>
          <w:commentRangeStart w:id="12"/>
        </w:sdtContent>
      </w:sdt>
      <w:r w:rsidDel="00000000" w:rsidR="00000000" w:rsidRPr="00000000">
        <w:rPr>
          <w:rtl w:val="0"/>
        </w:rPr>
        <w:t xml:space="preserve">Functionality</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7">
      <w:pPr>
        <w:pStyle w:val="Heading4"/>
        <w:rPr/>
      </w:pPr>
      <w:bookmarkStart w:colFirst="0" w:colLast="0" w:name="_heading=h.xvxj9q4rkd92" w:id="12"/>
      <w:bookmarkEnd w:id="12"/>
      <w:sdt>
        <w:sdtPr>
          <w:id w:val="312735829"/>
          <w:tag w:val="goog_rdk_14"/>
        </w:sdtPr>
        <w:sdtContent>
          <w:commentRangeStart w:id="13"/>
        </w:sdtContent>
      </w:sdt>
      <w:r w:rsidDel="00000000" w:rsidR="00000000" w:rsidRPr="00000000">
        <w:rPr>
          <w:rtl w:val="0"/>
        </w:rPr>
        <w:t xml:space="preserve">Требования неавторизованного пользователя сайта:</w:t>
      </w:r>
      <w:commentRangeEnd w:id="13"/>
      <w:r w:rsidDel="00000000" w:rsidR="00000000" w:rsidRPr="00000000">
        <w:commentReference w:id="13"/>
      </w:r>
      <w:r w:rsidDel="00000000" w:rsidR="00000000" w:rsidRPr="00000000">
        <w:rPr>
          <w:rtl w:val="0"/>
        </w:rPr>
      </w:r>
    </w:p>
    <w:sdt>
      <w:sdtPr>
        <w:lock w:val="contentLocked"/>
        <w:id w:val="743283542"/>
        <w:tag w:val="goog_rdk_48"/>
      </w:sdtPr>
      <w:sdtContent>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157.9999999999998"/>
            <w:gridCol w:w="6522"/>
            <w:tblGridChange w:id="0">
              <w:tblGrid>
                <w:gridCol w:w="1905"/>
                <w:gridCol w:w="1157.9999999999998"/>
                <w:gridCol w:w="65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Группа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Описание</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Основная информация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843474526"/>
                    <w:tag w:val="goog_rdk_15"/>
                  </w:sdtPr>
                  <w:sdtContent>
                    <w:commentRangeStart w:id="14"/>
                  </w:sdtContent>
                </w:sdt>
                <w:r w:rsidDel="00000000" w:rsidR="00000000" w:rsidRPr="00000000">
                  <w:rPr>
                    <w:rtl w:val="0"/>
                  </w:rPr>
                  <w:t xml:space="preserve">2.1.1.0</w:t>
                </w:r>
                <w:commentRangeEnd w:id="14"/>
                <w:r w:rsidDel="00000000" w:rsidR="00000000" w:rsidRPr="00000000">
                  <w:commentReference w:id="1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Система должна предоставлять возможность просматривать основные направления поступления в учебные заведения: </w:t>
                </w:r>
                <w:r w:rsidDel="00000000" w:rsidR="00000000" w:rsidRPr="00000000">
                  <w:rPr>
                    <w:i w:val="1"/>
                    <w:iCs w:val="1"/>
                    <w:u w:val="single"/>
                    <w:rtl w:val="0"/>
                  </w:rPr>
                  <w:t xml:space="preserve">ВУЗ</w:t>
                </w:r>
                <w:r w:rsidDel="00000000" w:rsidR="00000000" w:rsidRPr="00000000">
                  <w:rPr>
                    <w:rtl w:val="0"/>
                  </w:rPr>
                  <w:t xml:space="preserve">ы, </w:t>
                </w:r>
                <w:r w:rsidDel="00000000" w:rsidR="00000000" w:rsidRPr="00000000">
                  <w:rPr>
                    <w:i w:val="1"/>
                    <w:iCs w:val="1"/>
                    <w:u w:val="single"/>
                    <w:rtl w:val="0"/>
                  </w:rPr>
                  <w:t xml:space="preserve">ССУЗ</w:t>
                </w:r>
                <w:r w:rsidDel="00000000" w:rsidR="00000000" w:rsidRPr="00000000">
                  <w:rPr>
                    <w:rtl w:val="0"/>
                  </w:rPr>
                  <w:t xml:space="preserve">ы, а также направления подготовки высшего образования и профессии в ВУЗах и ССУЗах.</w:t>
                  <w:br w:type="textWrapping"/>
                  <w:br w:type="textWrapping"/>
                  <w:t xml:space="preserve">Для ВУЗов и ССУЗов необходимо также отображать следующую информацию: общее количество ВУЗов и ССУЗов, общее количество специальностей, общее количество бюджетных мест.</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Rule="auto"/>
                  <w:jc w:val="left"/>
                  <w:rPr/>
                </w:pPr>
                <w:r w:rsidDel="00000000" w:rsidR="00000000" w:rsidRPr="00000000">
                  <w:rPr>
                    <w:rtl w:val="0"/>
                  </w:rPr>
                  <w:t xml:space="preserve">2.1.1.1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Rule="auto"/>
                  <w:jc w:val="left"/>
                  <w:rPr/>
                </w:pPr>
                <w:r w:rsidDel="00000000" w:rsidR="00000000" w:rsidRPr="00000000">
                  <w:rPr>
                    <w:rtl w:val="0"/>
                  </w:rPr>
                  <w:t xml:space="preserve">Система должна предоставлять возможность пользователю выбирать населенный пункт с целью дальнейшего изучения направлений ВУЗов и ССУЗов. Выбранный населенный пункт остается до тех пор, пока пользователь его либо не поменяет, либо не сбросит.</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Rule="auto"/>
                  <w:jc w:val="left"/>
                  <w:rPr/>
                </w:pPr>
                <w:r w:rsidDel="00000000" w:rsidR="00000000" w:rsidRPr="00000000">
                  <w:rPr>
                    <w:rtl w:val="0"/>
                  </w:rPr>
                  <w:t xml:space="preserve">2.1.1.2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Rule="auto"/>
                  <w:jc w:val="left"/>
                  <w:rPr/>
                </w:pPr>
                <w:r w:rsidDel="00000000" w:rsidR="00000000" w:rsidRPr="00000000">
                  <w:rPr>
                    <w:rtl w:val="0"/>
                  </w:rPr>
                  <w:t xml:space="preserve">Система должна предоставлять возможность пользователю выбирать ВУЗ непосредственно через поиск на главной странице.</w:t>
                </w:r>
                <w:sdt>
                  <w:sdtPr>
                    <w:id w:val="645958465"/>
                    <w:tag w:val="goog_rdk_16"/>
                  </w:sdtPr>
                  <w:sdtContent>
                    <w:commentRangeStart w:id="15"/>
                  </w:sdtContent>
                </w:sdt>
                <w:r w:rsidDel="00000000" w:rsidR="00000000" w:rsidRPr="00000000">
                  <w:rPr>
                    <w:rtl w:val="0"/>
                  </w:rPr>
                  <w:t xml:space="preserve"> При нажатии на выбранный ВУЗ</w:t>
                </w:r>
                <w:commentRangeEnd w:id="15"/>
                <w:r w:rsidDel="00000000" w:rsidR="00000000" w:rsidRPr="00000000">
                  <w:commentReference w:id="15"/>
                </w:r>
                <w:r w:rsidDel="00000000" w:rsidR="00000000" w:rsidRPr="00000000">
                  <w:rPr>
                    <w:rtl w:val="0"/>
                  </w:rPr>
                  <w:t xml:space="preserve"> </w:t>
                </w:r>
                <w:sdt>
                  <w:sdtPr>
                    <w:id w:val="-407695947"/>
                    <w:tag w:val="goog_rdk_17"/>
                  </w:sdtPr>
                  <w:sdtContent>
                    <w:commentRangeStart w:id="16"/>
                  </w:sdtContent>
                </w:sdt>
                <w:r w:rsidDel="00000000" w:rsidR="00000000" w:rsidRPr="00000000">
                  <w:rPr>
                    <w:rtl w:val="0"/>
                  </w:rPr>
                  <w:t xml:space="preserve">открыть главную страницу учебного заведения.</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84">
                <w:pPr>
                  <w:widowControl w:val="0"/>
                  <w:spacing w:after="0" w:lineRule="auto"/>
                  <w:jc w:val="left"/>
                  <w:rPr/>
                </w:pPr>
                <w:r w:rsidDel="00000000" w:rsidR="00000000" w:rsidRPr="00000000">
                  <w:rPr>
                    <w:rtl w:val="0"/>
                  </w:rPr>
                  <w:br w:type="textWrapping"/>
                  <w:t xml:space="preserve">В случае, если до этого был выбран город, предлагать искать по всем ВУЗам помимо основного поиска.</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Rule="auto"/>
                  <w:jc w:val="left"/>
                  <w:rPr/>
                </w:pPr>
                <w:r w:rsidDel="00000000" w:rsidR="00000000" w:rsidRPr="00000000">
                  <w:rPr>
                    <w:rtl w:val="0"/>
                  </w:rPr>
                  <w:t xml:space="preserve">2.1.1.3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Rule="auto"/>
                  <w:jc w:val="left"/>
                  <w:rPr/>
                </w:pPr>
                <w:r w:rsidDel="00000000" w:rsidR="00000000" w:rsidRPr="00000000">
                  <w:rPr>
                    <w:rtl w:val="0"/>
                  </w:rPr>
                  <w:t xml:space="preserve">Система должна предоставлять возможность пользователю просматривать случайные профессии в выбранном городе. </w:t>
                </w:r>
                <w:sdt>
                  <w:sdtPr>
                    <w:id w:val="-1738719755"/>
                    <w:tag w:val="goog_rdk_18"/>
                  </w:sdtPr>
                  <w:sdtContent>
                    <w:commentRangeStart w:id="17"/>
                  </w:sdtContent>
                </w:sdt>
                <w:r w:rsidDel="00000000" w:rsidR="00000000" w:rsidRPr="00000000">
                  <w:rPr>
                    <w:rtl w:val="0"/>
                  </w:rPr>
                  <w:t xml:space="preserve">При нажатии на одну из них сервис перенаправляет пользователя на страницу поиска направления по выбранному городу и профессии.</w:t>
                </w:r>
                <w:commentRangeEnd w:id="17"/>
                <w:r w:rsidDel="00000000" w:rsidR="00000000" w:rsidRPr="00000000">
                  <w:commentReference w:id="17"/>
                </w:r>
                <w:r w:rsidDel="00000000" w:rsidR="00000000" w:rsidRPr="00000000">
                  <w:rPr>
                    <w:rtl w:val="0"/>
                  </w:rPr>
                  <w:br w:type="textWrapping"/>
                  <w:br w:type="textWrapping"/>
                  <w:t xml:space="preserve">Система отображает блок случайных профессий только при выбранном городе.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Rule="auto"/>
                  <w:jc w:val="left"/>
                  <w:rPr/>
                </w:pPr>
                <w:r w:rsidDel="00000000" w:rsidR="00000000" w:rsidRPr="00000000">
                  <w:rPr>
                    <w:rtl w:val="0"/>
                  </w:rPr>
                  <w:t xml:space="preserve">2.1.1.4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Rule="auto"/>
                  <w:jc w:val="left"/>
                  <w:rPr/>
                </w:pPr>
                <w:r w:rsidDel="00000000" w:rsidR="00000000" w:rsidRPr="00000000">
                  <w:rPr>
                    <w:rtl w:val="0"/>
                  </w:rPr>
                  <w:t xml:space="preserve">Система должна предоставлять возможность просматривать лучшие вузы России по версии ресурса </w:t>
                </w:r>
                <w:hyperlink r:id="rId12">
                  <w:r w:rsidDel="00000000" w:rsidR="00000000" w:rsidRPr="00000000">
                    <w:rPr>
                      <w:color w:val="1155cc"/>
                      <w:u w:val="single"/>
                      <w:rtl w:val="0"/>
                    </w:rPr>
                    <w:t xml:space="preserve">postupi.info</w:t>
                  </w:r>
                </w:hyperlink>
                <w:r w:rsidDel="00000000" w:rsidR="00000000" w:rsidRPr="00000000">
                  <w:rPr>
                    <w:rtl w:val="0"/>
                  </w:rPr>
                  <w:t xml:space="preserve">. </w:t>
                </w:r>
                <w:sdt>
                  <w:sdtPr>
                    <w:id w:val="292440797"/>
                    <w:tag w:val="goog_rdk_19"/>
                  </w:sdtPr>
                  <w:sdtContent>
                    <w:commentRangeStart w:id="18"/>
                  </w:sdtContent>
                </w:sdt>
                <w:r w:rsidDel="00000000" w:rsidR="00000000" w:rsidRPr="00000000">
                  <w:rPr>
                    <w:rtl w:val="0"/>
                  </w:rPr>
                  <w:t xml:space="preserve">Порядок формирования лучших ВУЗов России не уточняется. </w:t>
                </w:r>
                <w:commentRangeEnd w:id="18"/>
                <w:r w:rsidDel="00000000" w:rsidR="00000000" w:rsidRPr="00000000">
                  <w:commentReference w:id="18"/>
                </w:r>
                <w:r w:rsidDel="00000000" w:rsidR="00000000" w:rsidRPr="00000000">
                  <w:rPr>
                    <w:rtl w:val="0"/>
                  </w:rPr>
                  <w:br w:type="textWrapping"/>
                  <w:br w:type="textWrapping"/>
                  <w:t xml:space="preserve">Для каждой позиции должна быть информация о следующих критериях: государственный или частный, наличие общежитий, наличие бюджетных мест, наличие военной кафедры, является ли ВУЗ </w:t>
                </w:r>
                <w:r w:rsidDel="00000000" w:rsidR="00000000" w:rsidRPr="00000000">
                  <w:rPr>
                    <w:i w:val="1"/>
                    <w:iCs w:val="1"/>
                    <w:u w:val="single"/>
                    <w:rtl w:val="0"/>
                  </w:rPr>
                  <w:t xml:space="preserve">национальным исследовательским</w:t>
                </w:r>
                <w:r w:rsidDel="00000000" w:rsidR="00000000" w:rsidRPr="00000000">
                  <w:rPr>
                    <w:rtl w:val="0"/>
                  </w:rPr>
                  <w:t xml:space="preserve">, количество специальностей.</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Rule="auto"/>
                  <w:jc w:val="left"/>
                  <w:rPr/>
                </w:pPr>
                <w:r w:rsidDel="00000000" w:rsidR="00000000" w:rsidRPr="00000000">
                  <w:rPr>
                    <w:rtl w:val="0"/>
                  </w:rPr>
                  <w:t xml:space="preserve">2.1.1.5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Rule="auto"/>
                  <w:jc w:val="left"/>
                  <w:rPr/>
                </w:pPr>
                <w:r w:rsidDel="00000000" w:rsidR="00000000" w:rsidRPr="00000000">
                  <w:rPr>
                    <w:rtl w:val="0"/>
                  </w:rPr>
                  <w:t xml:space="preserve">Система должна предоставлять возможность просматривать лучшие вузы колледжи России по версии ресурса </w:t>
                </w:r>
                <w:hyperlink r:id="rId13">
                  <w:r w:rsidDel="00000000" w:rsidR="00000000" w:rsidRPr="00000000">
                    <w:rPr>
                      <w:color w:val="1155cc"/>
                      <w:u w:val="single"/>
                      <w:rtl w:val="0"/>
                    </w:rPr>
                    <w:t xml:space="preserve">postupi.info</w:t>
                  </w:r>
                </w:hyperlink>
                <w:r w:rsidDel="00000000" w:rsidR="00000000" w:rsidRPr="00000000">
                  <w:rPr>
                    <w:rtl w:val="0"/>
                  </w:rPr>
                  <w:t xml:space="preserve">. Порядок формирования лучших колледжей России не уточняется. </w:t>
                  <w:br w:type="textWrapping"/>
                  <w:br w:type="textWrapping"/>
                  <w:t xml:space="preserve">Для каждой позиции должна быть информация о следующих критериях: государственный или частный, наличие общежитий, наличие бюджетных мест, база поступления (9/11 класс), формат обучения, количество специальностей.</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Rule="auto"/>
                  <w:jc w:val="left"/>
                  <w:rPr/>
                </w:pPr>
                <w:r w:rsidDel="00000000" w:rsidR="00000000" w:rsidRPr="00000000">
                  <w:rPr>
                    <w:rtl w:val="0"/>
                  </w:rPr>
                  <w:t xml:space="preserve">2.1.1.6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Rule="auto"/>
                  <w:jc w:val="left"/>
                  <w:rPr/>
                </w:pPr>
                <w:sdt>
                  <w:sdtPr>
                    <w:id w:val="-2078167550"/>
                    <w:tag w:val="goog_rdk_20"/>
                  </w:sdtPr>
                  <w:sdtContent>
                    <w:commentRangeStart w:id="19"/>
                  </w:sdtContent>
                </w:sdt>
                <w:sdt>
                  <w:sdtPr>
                    <w:id w:val="166744513"/>
                    <w:tag w:val="goog_rdk_21"/>
                  </w:sdtPr>
                  <w:sdtContent>
                    <w:commentRangeStart w:id="20"/>
                  </w:sdtContent>
                </w:sdt>
                <w:r w:rsidDel="00000000" w:rsidR="00000000" w:rsidRPr="00000000">
                  <w:rPr>
                    <w:rtl w:val="0"/>
                  </w:rPr>
                  <w:t xml:space="preserve">Система не должна предоставлять доступ к ресурсу, </w:t>
                </w:r>
                <w:r w:rsidDel="00000000" w:rsidR="00000000" w:rsidRPr="00000000">
                  <w:rPr>
                    <w:i w:val="1"/>
                    <w:iCs w:val="1"/>
                    <w:u w:val="single"/>
                    <w:rtl w:val="0"/>
                  </w:rPr>
                  <w:t xml:space="preserve">IP</w:t>
                </w:r>
                <w:r w:rsidDel="00000000" w:rsidR="00000000" w:rsidRPr="00000000">
                  <w:rPr>
                    <w:rtl w:val="0"/>
                  </w:rPr>
                  <w:t xml:space="preserve"> </w:t>
                </w:r>
                <w:r w:rsidDel="00000000" w:rsidR="00000000" w:rsidRPr="00000000">
                  <w:rPr>
                    <w:rtl w:val="0"/>
                  </w:rPr>
                  <w:t xml:space="preserve">адрес пользователя которого находится в списке недружественных стран. Полный перечень недружественных стран доступен в ФЗ 430 “Об утверждении перечня иностранных государств и территорий, совершающих недружественные действия в отношении Российской Федерации, российских юридических и физических лиц”.</w:t>
                </w:r>
                <w:commentRangeEnd w:id="20"/>
                <w:r w:rsidDel="00000000" w:rsidR="00000000" w:rsidRPr="00000000">
                  <w:commentReference w:id="20"/>
                </w:r>
                <w:r w:rsidDel="00000000" w:rsidR="00000000" w:rsidRPr="00000000">
                  <w:rPr>
                    <w:rtl w:val="0"/>
                  </w:rPr>
                </w:r>
              </w:p>
            </w:tc>
          </w:tr>
          <w:tr>
            <w:trPr>
              <w:cantSplit w:val="0"/>
              <w:trHeight w:val="157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ind w:left="0" w:firstLine="0"/>
                  <w:jc w:val="left"/>
                  <w:rPr>
                    <w:b w:val="1"/>
                    <w:bCs w:val="1"/>
                    <w:sz w:val="22"/>
                    <w:szCs w:val="22"/>
                  </w:rPr>
                </w:pPr>
                <w:commentRangeEnd w:id="19"/>
                <w:r w:rsidDel="00000000" w:rsidR="00000000" w:rsidRPr="00000000">
                  <w:commentReference w:id="1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Rule="auto"/>
                  <w:jc w:val="left"/>
                  <w:rPr/>
                </w:pPr>
                <w:r w:rsidDel="00000000" w:rsidR="00000000" w:rsidRPr="00000000">
                  <w:rPr>
                    <w:rtl w:val="0"/>
                  </w:rPr>
                  <w:t xml:space="preserve">2.1.1.7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Rule="auto"/>
                  <w:jc w:val="left"/>
                  <w:rPr/>
                </w:pPr>
                <w:sdt>
                  <w:sdtPr>
                    <w:id w:val="1476182828"/>
                    <w:tag w:val="goog_rdk_22"/>
                  </w:sdtPr>
                  <w:sdtContent>
                    <w:commentRangeStart w:id="21"/>
                  </w:sdtContent>
                </w:sdt>
                <w:r w:rsidDel="00000000" w:rsidR="00000000" w:rsidRPr="00000000">
                  <w:rPr>
                    <w:rtl w:val="0"/>
                  </w:rPr>
                  <w:t xml:space="preserve">Система должна предоставлять возможность пользователям взаимодействовать с сайтом </w:t>
                </w:r>
                <w:hyperlink r:id="rId14">
                  <w:r w:rsidDel="00000000" w:rsidR="00000000" w:rsidRPr="00000000">
                    <w:rPr>
                      <w:color w:val="1155cc"/>
                      <w:u w:val="single"/>
                      <w:rtl w:val="0"/>
                    </w:rPr>
                    <w:t xml:space="preserve">postupi.info</w:t>
                  </w:r>
                </w:hyperlink>
                <w:r w:rsidDel="00000000" w:rsidR="00000000" w:rsidRPr="00000000">
                  <w:rPr>
                    <w:rtl w:val="0"/>
                  </w:rPr>
                  <w:t xml:space="preserve"> с различных устройств. В перечень входят: персональные компьютеры и ноутбуки, мобильные телефоны, планшеты, умные холодильники, игровые консоли “Playstation 6” и “Xbox Y”.</w:t>
                </w:r>
                <w:commentRangeEnd w:id="21"/>
                <w:r w:rsidDel="00000000" w:rsidR="00000000" w:rsidRPr="00000000">
                  <w:commentReference w:id="21"/>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Rule="auto"/>
                  <w:jc w:val="left"/>
                  <w:rPr/>
                </w:pPr>
                <w:r w:rsidDel="00000000" w:rsidR="00000000" w:rsidRPr="00000000">
                  <w:rPr>
                    <w:rtl w:val="0"/>
                  </w:rPr>
                  <w:t xml:space="preserve">2.1.1.8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Rule="auto"/>
                  <w:jc w:val="left"/>
                  <w:rPr/>
                </w:pPr>
                <w:sdt>
                  <w:sdtPr>
                    <w:id w:val="2069768471"/>
                    <w:tag w:val="goog_rdk_23"/>
                  </w:sdtPr>
                  <w:sdtContent>
                    <w:commentRangeStart w:id="22"/>
                  </w:sdtContent>
                </w:sdt>
                <w:r w:rsidDel="00000000" w:rsidR="00000000" w:rsidRPr="00000000">
                  <w:rPr>
                    <w:rtl w:val="0"/>
                  </w:rPr>
                  <w:t xml:space="preserve">Система должна предоставлять возможность читать содержимое сайта преимущественно на русском языке. Иные языки, включая английский, не предусматриваются.</w:t>
                </w:r>
                <w:commentRangeEnd w:id="22"/>
                <w:r w:rsidDel="00000000" w:rsidR="00000000" w:rsidRPr="00000000">
                  <w:commentReference w:id="22"/>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Rule="auto"/>
                  <w:jc w:val="left"/>
                  <w:rPr/>
                </w:pPr>
                <w:r w:rsidDel="00000000" w:rsidR="00000000" w:rsidRPr="00000000">
                  <w:rPr>
                    <w:rtl w:val="0"/>
                  </w:rPr>
                  <w:t xml:space="preserve">2.1.1.9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Rule="auto"/>
                  <w:jc w:val="left"/>
                  <w:rPr/>
                </w:pPr>
                <w:r w:rsidDel="00000000" w:rsidR="00000000" w:rsidRPr="00000000">
                  <w:rPr>
                    <w:rtl w:val="0"/>
                  </w:rPr>
                  <w:t xml:space="preserve">Система должна предоставлять возможность ознакомиться с политикой конфиденциальности в отношении обработки персональных данных.</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ind w:left="0" w:firstLine="0"/>
                  <w:jc w:val="left"/>
                  <w:rPr>
                    <w:b w:val="1"/>
                    <w:bCs w:val="1"/>
                    <w:sz w:val="22"/>
                    <w:szCs w:val="22"/>
                  </w:rPr>
                </w:pPr>
                <w:r w:rsidDel="00000000" w:rsidR="00000000" w:rsidRPr="00000000">
                  <w:rPr>
                    <w:b w:val="1"/>
                    <w:bCs w:val="1"/>
                    <w:sz w:val="22"/>
                    <w:szCs w:val="22"/>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Rule="auto"/>
                  <w:jc w:val="left"/>
                  <w:rPr/>
                </w:pPr>
                <w:sdt>
                  <w:sdtPr>
                    <w:id w:val="-1730121789"/>
                    <w:tag w:val="goog_rdk_25"/>
                  </w:sdtPr>
                  <w:sdtContent>
                    <w:del w:author="Алексей Егошин" w:id="0" w:date="2026-03-11T16:32:19Z">
                      <w:r w:rsidDel="00000000" w:rsidR="00000000" w:rsidRPr="00000000">
                        <w:rPr>
                          <w:rtl w:val="0"/>
                        </w:rPr>
                        <w:delText xml:space="preserve">2.1.2.0</w:delText>
                      </w:r>
                    </w:del>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Rule="auto"/>
                  <w:jc w:val="left"/>
                  <w:rPr/>
                </w:pPr>
                <w:r w:rsidDel="00000000" w:rsidR="00000000" w:rsidRPr="00000000">
                  <w:rPr>
                    <w:rtl w:val="0"/>
                  </w:rPr>
                  <w:t xml:space="preserve">Раздел представляет собой набор требований, которые необходимы, чтобы пользователь мог взаимодействовать с ресурсом как авторизованное лицо.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Rule="auto"/>
                  <w:jc w:val="left"/>
                  <w:rPr/>
                </w:pPr>
                <w:r w:rsidDel="00000000" w:rsidR="00000000" w:rsidRPr="00000000">
                  <w:rPr>
                    <w:rtl w:val="0"/>
                  </w:rPr>
                  <w:t xml:space="preserve">2.1.2.1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Rule="auto"/>
                  <w:jc w:val="left"/>
                  <w:rPr/>
                </w:pPr>
                <w:r w:rsidDel="00000000" w:rsidR="00000000" w:rsidRPr="00000000">
                  <w:rPr>
                    <w:rtl w:val="0"/>
                  </w:rPr>
                  <w:t xml:space="preserve">Система должна предоставлять возможность пользователю </w:t>
                </w:r>
                <w:sdt>
                  <w:sdtPr>
                    <w:id w:val="-1146587846"/>
                    <w:tag w:val="goog_rdk_26"/>
                  </w:sdtPr>
                  <w:sdtContent>
                    <w:commentRangeStart w:id="23"/>
                  </w:sdtContent>
                </w:sdt>
                <w:r w:rsidDel="00000000" w:rsidR="00000000" w:rsidRPr="00000000">
                  <w:rPr>
                    <w:rtl w:val="0"/>
                  </w:rPr>
                  <w:t xml:space="preserve">создавать новый аккаунт</w:t>
                </w:r>
                <w:sdt>
                  <w:sdtPr>
                    <w:id w:val="114632918"/>
                    <w:tag w:val="goog_rdk_27"/>
                  </w:sdtPr>
                  <w:sdtContent>
                    <w:del w:author="Алексей Егошин" w:id="1" w:date="2026-03-11T16:33:20Z">
                      <w:commentRangeEnd w:id="23"/>
                      <w:r w:rsidDel="00000000" w:rsidR="00000000" w:rsidRPr="00000000">
                        <w:commentReference w:id="23"/>
                      </w:r>
                      <w:r w:rsidDel="00000000" w:rsidR="00000000" w:rsidRPr="00000000">
                        <w:rPr>
                          <w:rtl w:val="0"/>
                        </w:rPr>
                        <w:delText xml:space="preserve"> и возможность авторизации на сайте.</w:delText>
                      </w:r>
                    </w:del>
                  </w:sdtContent>
                </w:sdt>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Rule="auto"/>
                  <w:jc w:val="left"/>
                  <w:rPr/>
                </w:pPr>
                <w:r w:rsidDel="00000000" w:rsidR="00000000" w:rsidRPr="00000000">
                  <w:rPr>
                    <w:rtl w:val="0"/>
                  </w:rPr>
                  <w:t xml:space="preserve">2.1.2.2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Rule="auto"/>
                  <w:jc w:val="left"/>
                  <w:rPr/>
                </w:pPr>
                <w:sdt>
                  <w:sdtPr>
                    <w:id w:val="-2070638541"/>
                    <w:tag w:val="goog_rdk_28"/>
                  </w:sdtPr>
                  <w:sdtContent>
                    <w:commentRangeStart w:id="24"/>
                  </w:sdtContent>
                </w:sdt>
                <w:r w:rsidDel="00000000" w:rsidR="00000000" w:rsidRPr="00000000">
                  <w:rPr>
                    <w:rtl w:val="0"/>
                  </w:rPr>
                  <w:t xml:space="preserve">Система предоставляет возможность аутентификации по учетным данным (email, пароль)</w:t>
                </w:r>
                <w:commentRangeEnd w:id="24"/>
                <w:r w:rsidDel="00000000" w:rsidR="00000000" w:rsidRPr="00000000">
                  <w:commentReference w:id="24"/>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Rule="auto"/>
                  <w:jc w:val="left"/>
                  <w:rPr/>
                </w:pPr>
                <w:r w:rsidDel="00000000" w:rsidR="00000000" w:rsidRPr="00000000">
                  <w:rPr>
                    <w:rtl w:val="0"/>
                  </w:rPr>
                  <w:t xml:space="preserve">2.1.2.3</w:t>
                </w:r>
              </w:p>
            </w:tc>
            <w:tc>
              <w:tcPr>
                <w:shd w:fill="auto" w:val="clear"/>
                <w:tcMar>
                  <w:top w:w="100.0" w:type="dxa"/>
                  <w:left w:w="100.0" w:type="dxa"/>
                  <w:bottom w:w="100.0" w:type="dxa"/>
                  <w:right w:w="100.0" w:type="dxa"/>
                </w:tcMar>
                <w:vAlign w:val="top"/>
              </w:tcPr>
              <w:sdt>
                <w:sdtPr>
                  <w:id w:val="1274264200"/>
                  <w:tag w:val="goog_rdk_31"/>
                </w:sdtPr>
                <w:sdtContent>
                  <w:p w:rsidR="00000000" w:rsidDel="00000000" w:rsidP="00000000" w:rsidRDefault="00000000" w:rsidRPr="00000000" w14:paraId="000000A5">
                    <w:pPr>
                      <w:widowControl w:val="0"/>
                      <w:spacing w:after="0" w:lineRule="auto"/>
                      <w:jc w:val="left"/>
                      <w:rPr>
                        <w:ins w:author="Алексей Егошин" w:id="2" w:date="2026-03-11T16:33:50Z"/>
                      </w:rPr>
                    </w:pPr>
                    <w:sdt>
                      <w:sdtPr>
                        <w:id w:val="-2135400189"/>
                        <w:tag w:val="goog_rdk_29"/>
                      </w:sdtPr>
                      <w:sdtContent>
                        <w:commentRangeStart w:id="25"/>
                      </w:sdtContent>
                    </w:sdt>
                    <w:r w:rsidDel="00000000" w:rsidR="00000000" w:rsidRPr="00000000">
                      <w:rPr>
                        <w:rtl w:val="0"/>
                      </w:rPr>
                      <w:t xml:space="preserve">Если пользователь забыл пароль от учетной записи, должна быть возможность восстановить его с помощью электронной почты.</w:t>
                    </w:r>
                    <w:sdt>
                      <w:sdtPr>
                        <w:id w:val="-1206421111"/>
                        <w:tag w:val="goog_rdk_30"/>
                      </w:sdtPr>
                      <w:sdtContent>
                        <w:ins w:author="Алексей Егошин" w:id="2" w:date="2026-03-11T16:33:50Z">
                          <w:commentRangeEnd w:id="25"/>
                          <w:r w:rsidDel="00000000" w:rsidR="00000000" w:rsidRPr="00000000">
                            <w:commentReference w:id="25"/>
                          </w:r>
                          <w:r w:rsidDel="00000000" w:rsidR="00000000" w:rsidRPr="00000000">
                            <w:rPr>
                              <w:rtl w:val="0"/>
                            </w:rPr>
                          </w:r>
                        </w:ins>
                      </w:sdtContent>
                    </w:sdt>
                  </w:p>
                </w:sdtContent>
              </w:sdt>
              <w:sdt>
                <w:sdtPr>
                  <w:id w:val="-993983490"/>
                  <w:tag w:val="goog_rdk_33"/>
                </w:sdtPr>
                <w:sdtContent>
                  <w:p w:rsidR="00000000" w:rsidDel="00000000" w:rsidP="00000000" w:rsidRDefault="00000000" w:rsidRPr="00000000" w14:paraId="000000A6">
                    <w:pPr>
                      <w:widowControl w:val="0"/>
                      <w:spacing w:after="0" w:lineRule="auto"/>
                      <w:jc w:val="left"/>
                      <w:rPr>
                        <w:ins w:author="Алексей Егошин" w:id="2" w:date="2026-03-11T16:33:50Z"/>
                      </w:rPr>
                    </w:pPr>
                    <w:sdt>
                      <w:sdtPr>
                        <w:id w:val="1756474457"/>
                        <w:tag w:val="goog_rdk_32"/>
                      </w:sdtPr>
                      <w:sdtContent>
                        <w:ins w:author="Алексей Егошин" w:id="2" w:date="2026-03-11T16:33:50Z">
                          <w:r w:rsidDel="00000000" w:rsidR="00000000" w:rsidRPr="00000000">
                            <w:rPr>
                              <w:rtl w:val="0"/>
                            </w:rPr>
                          </w:r>
                        </w:ins>
                      </w:sdtContent>
                    </w:sdt>
                  </w:p>
                </w:sdtContent>
              </w:sdt>
              <w:p w:rsidR="00000000" w:rsidDel="00000000" w:rsidP="00000000" w:rsidRDefault="00000000" w:rsidRPr="00000000" w14:paraId="000000A7">
                <w:pPr>
                  <w:widowControl w:val="0"/>
                  <w:spacing w:after="0" w:lineRule="auto"/>
                  <w:jc w:val="left"/>
                  <w:rPr/>
                </w:pPr>
                <w:sdt>
                  <w:sdtPr>
                    <w:id w:val="1583377835"/>
                    <w:tag w:val="goog_rdk_34"/>
                  </w:sdtPr>
                  <w:sdtContent>
                    <w:ins w:author="Алексей Егошин" w:id="2" w:date="2026-03-11T16:33:50Z">
                      <w:r w:rsidDel="00000000" w:rsidR="00000000" w:rsidRPr="00000000">
                        <w:rPr>
                          <w:rtl w:val="0"/>
                        </w:rPr>
                        <w:t xml:space="preserve">Способ технической реализации на усмотрение разработчиков.</w:t>
                      </w:r>
                    </w:ins>
                  </w:sdtContent>
                </w:sdt>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Rule="auto"/>
                  <w:jc w:val="left"/>
                  <w:rPr/>
                </w:pPr>
                <w:r w:rsidDel="00000000" w:rsidR="00000000" w:rsidRPr="00000000">
                  <w:rPr>
                    <w:rtl w:val="0"/>
                  </w:rPr>
                  <w:t xml:space="preserve">2.1.2.4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Rule="auto"/>
                  <w:jc w:val="left"/>
                  <w:rPr/>
                </w:pPr>
                <w:sdt>
                  <w:sdtPr>
                    <w:id w:val="-764702804"/>
                    <w:tag w:val="goog_rdk_35"/>
                  </w:sdtPr>
                  <w:sdtContent>
                    <w:commentRangeStart w:id="26"/>
                  </w:sdtContent>
                </w:sdt>
                <w:r w:rsidDel="00000000" w:rsidR="00000000" w:rsidRPr="00000000">
                  <w:rPr>
                    <w:rtl w:val="0"/>
                  </w:rPr>
                  <w:t xml:space="preserve">При регистрации пользователь должен быть ознакомлен с политикой конфиденциальности, должен дать согласие на обработку персональных данных согласно ФЗ 152 “О персональных данных” последней редакции.</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ind w:left="0" w:firstLine="0"/>
                  <w:jc w:val="left"/>
                  <w:rPr>
                    <w:b w:val="1"/>
                    <w:bCs w:val="1"/>
                    <w:sz w:val="22"/>
                    <w:szCs w:val="22"/>
                  </w:rPr>
                </w:pPr>
                <w:commentRangeEnd w:id="26"/>
                <w:r w:rsidDel="00000000" w:rsidR="00000000" w:rsidRPr="00000000">
                  <w:commentReference w:id="2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Rule="auto"/>
                  <w:jc w:val="left"/>
                  <w:rPr/>
                </w:pPr>
                <w:r w:rsidDel="00000000" w:rsidR="00000000" w:rsidRPr="00000000">
                  <w:rPr>
                    <w:rtl w:val="0"/>
                  </w:rPr>
                  <w:t xml:space="preserve">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Rule="auto"/>
                  <w:jc w:val="left"/>
                  <w:rPr/>
                </w:pPr>
                <w:sdt>
                  <w:sdtPr>
                    <w:id w:val="1845246230"/>
                    <w:tag w:val="goog_rdk_36"/>
                  </w:sdtPr>
                  <w:sdtContent>
                    <w:commentRangeStart w:id="27"/>
                  </w:sdtContent>
                </w:sdt>
                <w:r w:rsidDel="00000000" w:rsidR="00000000" w:rsidRPr="00000000">
                  <w:rPr>
                    <w:rtl w:val="0"/>
                  </w:rPr>
                  <w:t xml:space="preserve">Для завершения регистрации пользователю необходимо подтвердить учетную запись через электронную почту.</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240" w:lineRule="auto"/>
                  <w:ind w:left="0" w:firstLine="0"/>
                  <w:jc w:val="left"/>
                  <w:rPr>
                    <w:b w:val="1"/>
                    <w:bCs w:val="1"/>
                    <w:sz w:val="22"/>
                    <w:szCs w:val="22"/>
                  </w:rPr>
                </w:pPr>
                <w:commentRangeEnd w:id="27"/>
                <w:r w:rsidDel="00000000" w:rsidR="00000000" w:rsidRPr="00000000">
                  <w:commentReference w:id="2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Rule="auto"/>
                  <w:jc w:val="left"/>
                  <w:rPr/>
                </w:pPr>
                <w:r w:rsidDel="00000000" w:rsidR="00000000" w:rsidRPr="00000000">
                  <w:rPr>
                    <w:rtl w:val="0"/>
                  </w:rPr>
                  <w:t xml:space="preserve">2.1.2.6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Rule="auto"/>
                  <w:jc w:val="left"/>
                  <w:rPr/>
                </w:pPr>
                <w:sdt>
                  <w:sdtPr>
                    <w:id w:val="-293522966"/>
                    <w:tag w:val="goog_rdk_37"/>
                  </w:sdtPr>
                  <w:sdtContent>
                    <w:commentRangeStart w:id="28"/>
                  </w:sdtContent>
                </w:sdt>
                <w:r w:rsidDel="00000000" w:rsidR="00000000" w:rsidRPr="00000000">
                  <w:rPr>
                    <w:rtl w:val="0"/>
                  </w:rPr>
                  <w:t xml:space="preserve">При желании, пользователь может отказаться от новостей сайта при регистрации.</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40" w:lineRule="auto"/>
                  <w:ind w:left="0" w:firstLine="0"/>
                  <w:jc w:val="left"/>
                  <w:rPr>
                    <w:b w:val="1"/>
                    <w:bCs w:val="1"/>
                    <w:sz w:val="22"/>
                    <w:szCs w:val="22"/>
                  </w:rPr>
                </w:pPr>
                <w:commentRangeEnd w:id="28"/>
                <w:r w:rsidDel="00000000" w:rsidR="00000000" w:rsidRPr="00000000">
                  <w:commentReference w:id="2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Rule="auto"/>
                  <w:jc w:val="left"/>
                  <w:rPr/>
                </w:pPr>
                <w:r w:rsidDel="00000000" w:rsidR="00000000" w:rsidRPr="00000000">
                  <w:rPr>
                    <w:rtl w:val="0"/>
                  </w:rPr>
                  <w:t xml:space="preserve">2.1.2.7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Rule="auto"/>
                  <w:jc w:val="left"/>
                  <w:rPr/>
                </w:pPr>
                <w:r w:rsidDel="00000000" w:rsidR="00000000" w:rsidRPr="00000000">
                  <w:rPr>
                    <w:rtl w:val="0"/>
                  </w:rPr>
                  <w:t xml:space="preserve">Для представителей учебных заведений должна быть реализована возможность регистрации отдельной учетной записи с указанием электронной почты, ФИО и телефона представителя.</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Rule="auto"/>
                  <w:jc w:val="left"/>
                  <w:rPr>
                    <w:b w:val="1"/>
                    <w:bCs w:val="1"/>
                    <w:sz w:val="22"/>
                    <w:szCs w:val="22"/>
                  </w:rPr>
                </w:pPr>
                <w:r w:rsidDel="00000000" w:rsidR="00000000" w:rsidRPr="00000000">
                  <w:rPr>
                    <w:b w:val="1"/>
                    <w:bCs w:val="1"/>
                    <w:sz w:val="22"/>
                    <w:szCs w:val="22"/>
                    <w:rtl w:val="0"/>
                  </w:rPr>
                  <w:t xml:space="preserve">Поиск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Rule="auto"/>
                  <w:jc w:val="left"/>
                  <w:rPr/>
                </w:pPr>
                <w:r w:rsidDel="00000000" w:rsidR="00000000" w:rsidRPr="00000000">
                  <w:rPr>
                    <w:rtl w:val="0"/>
                  </w:rPr>
                  <w:t xml:space="preserve">2.1.3.1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Rule="auto"/>
                  <w:jc w:val="left"/>
                  <w:rPr/>
                </w:pPr>
                <w:r w:rsidDel="00000000" w:rsidR="00000000" w:rsidRPr="00000000">
                  <w:rPr>
                    <w:rtl w:val="0"/>
                  </w:rPr>
                  <w:t xml:space="preserve">Система должна предоставлять возможность </w:t>
                </w:r>
                <w:sdt>
                  <w:sdtPr>
                    <w:id w:val="863969039"/>
                    <w:tag w:val="goog_rdk_38"/>
                  </w:sdtPr>
                  <w:sdtContent>
                    <w:commentRangeStart w:id="29"/>
                  </w:sdtContent>
                </w:sdt>
                <w:r w:rsidDel="00000000" w:rsidR="00000000" w:rsidRPr="00000000">
                  <w:rPr>
                    <w:rtl w:val="0"/>
                  </w:rPr>
                  <w:t xml:space="preserve">искать</w:t>
                </w:r>
                <w:commentRangeEnd w:id="29"/>
                <w:r w:rsidDel="00000000" w:rsidR="00000000" w:rsidRPr="00000000">
                  <w:commentReference w:id="29"/>
                </w:r>
                <w:r w:rsidDel="00000000" w:rsidR="00000000" w:rsidRPr="00000000">
                  <w:rPr>
                    <w:rtl w:val="0"/>
                  </w:rPr>
                  <w:t xml:space="preserve"> ВУЗы и ССУЗы; </w:t>
                </w:r>
                <w:sdt>
                  <w:sdtPr>
                    <w:id w:val="592902871"/>
                    <w:tag w:val="goog_rdk_39"/>
                  </w:sdtPr>
                  <w:sdtContent>
                    <w:commentRangeStart w:id="30"/>
                  </w:sdtContent>
                </w:sdt>
                <w:sdt>
                  <w:sdtPr>
                    <w:id w:val="1792672479"/>
                    <w:tag w:val="goog_rdk_40"/>
                  </w:sdtPr>
                  <w:sdtContent>
                    <w:commentRangeStart w:id="31"/>
                  </w:sdtContent>
                </w:sdt>
                <w:r w:rsidDel="00000000" w:rsidR="00000000" w:rsidRPr="00000000">
                  <w:rPr>
                    <w:rtl w:val="0"/>
                  </w:rPr>
                  <w:t xml:space="preserve">фильтровать</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t xml:space="preserve"> ВУЗы и ССУЗы по следующим параметрам: город, форма обучения, направление, учредитель, ступень образования, наличие общежития, наличие военной кафедры.</w:t>
                </w:r>
              </w:p>
              <w:p w:rsidR="00000000" w:rsidDel="00000000" w:rsidP="00000000" w:rsidRDefault="00000000" w:rsidRPr="00000000" w14:paraId="000000B7">
                <w:pPr>
                  <w:widowControl w:val="0"/>
                  <w:spacing w:after="0" w:lineRule="auto"/>
                  <w:jc w:val="left"/>
                  <w:rPr/>
                </w:pPr>
                <w:r w:rsidDel="00000000" w:rsidR="00000000" w:rsidRPr="00000000">
                  <w:rPr>
                    <w:rtl w:val="0"/>
                  </w:rPr>
                </w:r>
              </w:p>
              <w:p w:rsidR="00000000" w:rsidDel="00000000" w:rsidP="00000000" w:rsidRDefault="00000000" w:rsidRPr="00000000" w14:paraId="000000B8">
                <w:pPr>
                  <w:widowControl w:val="0"/>
                  <w:spacing w:after="0" w:lineRule="auto"/>
                  <w:jc w:val="left"/>
                  <w:rPr/>
                </w:pPr>
                <w:r w:rsidDel="00000000" w:rsidR="00000000" w:rsidRPr="00000000">
                  <w:rPr>
                    <w:rtl w:val="0"/>
                  </w:rPr>
                  <w:t xml:space="preserve">В случае, если ни один из параметров поиска не выставлен, система должна показать результаты по умолчанию. Порядок показа результата по умолчанию не является строго фиксированным регламентированным критерием.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Rule="auto"/>
                  <w:jc w:val="left"/>
                  <w:rPr/>
                </w:pPr>
                <w:r w:rsidDel="00000000" w:rsidR="00000000" w:rsidRPr="00000000">
                  <w:rPr>
                    <w:rtl w:val="0"/>
                  </w:rPr>
                  <w:t xml:space="preserve">2.1.3.2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Rule="auto"/>
                  <w:jc w:val="left"/>
                  <w:rPr/>
                </w:pPr>
                <w:sdt>
                  <w:sdtPr>
                    <w:id w:val="1522113477"/>
                    <w:tag w:val="goog_rdk_41"/>
                  </w:sdtPr>
                  <w:sdtContent>
                    <w:commentRangeStart w:id="32"/>
                  </w:sdtContent>
                </w:sdt>
                <w:r w:rsidDel="00000000" w:rsidR="00000000" w:rsidRPr="00000000">
                  <w:rPr>
                    <w:rtl w:val="0"/>
                  </w:rPr>
                  <w:t xml:space="preserve">Система должна предоставлять возможность пользователям искать ВУЗы по городам/регионам посредством списков с наименованиями всех основных населенных пунктов и регионов. При нажатии на соответствующий пункт происходит переход на поиск ВУЗов и ССУЗов по населенному пункту или региону.</w:t>
                  <w:br w:type="textWrapping"/>
                </w:r>
              </w:p>
              <w:p w:rsidR="00000000" w:rsidDel="00000000" w:rsidP="00000000" w:rsidRDefault="00000000" w:rsidRPr="00000000" w14:paraId="000000BC">
                <w:pPr>
                  <w:widowControl w:val="0"/>
                  <w:spacing w:after="0" w:lineRule="auto"/>
                  <w:jc w:val="left"/>
                  <w:rPr/>
                </w:pPr>
                <w:r w:rsidDel="00000000" w:rsidR="00000000" w:rsidRPr="00000000">
                  <w:rPr>
                    <w:rtl w:val="0"/>
                  </w:rPr>
                  <w:t xml:space="preserve">Перечень наименований населенных пунктов неполный, и отображает лишь наибольшие по населению.</w:t>
                </w:r>
                <w:commentRangeEnd w:id="32"/>
                <w:r w:rsidDel="00000000" w:rsidR="00000000" w:rsidRPr="00000000">
                  <w:commentReference w:id="32"/>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Rule="auto"/>
                  <w:jc w:val="left"/>
                  <w:rPr/>
                </w:pPr>
                <w:r w:rsidDel="00000000" w:rsidR="00000000" w:rsidRPr="00000000">
                  <w:rPr>
                    <w:rtl w:val="0"/>
                  </w:rPr>
                  <w:t xml:space="preserve">2.1.3.3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Rule="auto"/>
                  <w:jc w:val="left"/>
                  <w:rPr/>
                </w:pPr>
                <w:sdt>
                  <w:sdtPr>
                    <w:id w:val="-812349472"/>
                    <w:tag w:val="goog_rdk_42"/>
                  </w:sdtPr>
                  <w:sdtContent>
                    <w:commentRangeStart w:id="33"/>
                  </w:sdtContent>
                </w:sdt>
                <w:r w:rsidDel="00000000" w:rsidR="00000000" w:rsidRPr="00000000">
                  <w:rPr>
                    <w:rtl w:val="0"/>
                  </w:rPr>
                  <w:t xml:space="preserve">Система должна предоставлять возможность искать направления в конкретном ВУЗе и ССУЗе; фильтровать направления по следующим параметрам: направление, ступень образования, форма обучения, форма оплаты, предметы из результатов ЕГЭ.</w:t>
                </w:r>
              </w:p>
              <w:p w:rsidR="00000000" w:rsidDel="00000000" w:rsidP="00000000" w:rsidRDefault="00000000" w:rsidRPr="00000000" w14:paraId="000000C0">
                <w:pPr>
                  <w:widowControl w:val="0"/>
                  <w:spacing w:after="0" w:lineRule="auto"/>
                  <w:jc w:val="left"/>
                  <w:rPr/>
                </w:pPr>
                <w:r w:rsidDel="00000000" w:rsidR="00000000" w:rsidRPr="00000000">
                  <w:rPr>
                    <w:rtl w:val="0"/>
                  </w:rPr>
                </w:r>
              </w:p>
              <w:p w:rsidR="00000000" w:rsidDel="00000000" w:rsidP="00000000" w:rsidRDefault="00000000" w:rsidRPr="00000000" w14:paraId="000000C1">
                <w:pPr>
                  <w:widowControl w:val="0"/>
                  <w:spacing w:after="0" w:lineRule="auto"/>
                  <w:jc w:val="left"/>
                  <w:rPr/>
                </w:pPr>
                <w:r w:rsidDel="00000000" w:rsidR="00000000" w:rsidRPr="00000000">
                  <w:rPr>
                    <w:rtl w:val="0"/>
                  </w:rPr>
                  <w:t xml:space="preserve">В случае, если ни один из параметров поиска не выставлен, система должна показать результаты по умолчанию. Порядок показа результата по умолчанию и не является строго фиксированным регламентированным критерием. </w:t>
                </w:r>
                <w:commentRangeEnd w:id="33"/>
                <w:r w:rsidDel="00000000" w:rsidR="00000000" w:rsidRPr="00000000">
                  <w:commentReference w:id="33"/>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Rule="auto"/>
                  <w:jc w:val="left"/>
                  <w:rPr/>
                </w:pPr>
                <w:r w:rsidDel="00000000" w:rsidR="00000000" w:rsidRPr="00000000">
                  <w:rPr>
                    <w:rtl w:val="0"/>
                  </w:rPr>
                  <w:t xml:space="preserve">2.1.3.4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Rule="auto"/>
                  <w:jc w:val="left"/>
                  <w:rPr/>
                </w:pPr>
                <w:r w:rsidDel="00000000" w:rsidR="00000000" w:rsidRPr="00000000">
                  <w:rPr>
                    <w:rtl w:val="0"/>
                  </w:rPr>
                  <w:t xml:space="preserve">Система должна выводить информацию пользователю о количестве найденных ВУЗов в результате поиска, </w:t>
                </w:r>
                <w:sdt>
                  <w:sdtPr>
                    <w:id w:val="-1598596493"/>
                    <w:tag w:val="goog_rdk_43"/>
                  </w:sdtPr>
                  <w:sdtContent>
                    <w:commentRangeStart w:id="34"/>
                  </w:sdtContent>
                </w:sdt>
                <w:r w:rsidDel="00000000" w:rsidR="00000000" w:rsidRPr="00000000">
                  <w:rPr>
                    <w:rtl w:val="0"/>
                  </w:rPr>
                  <w:t xml:space="preserve">а также предлагать </w:t>
                </w:r>
                <w:r w:rsidDel="00000000" w:rsidR="00000000" w:rsidRPr="00000000">
                  <w:rPr>
                    <w:i w:val="1"/>
                    <w:iCs w:val="1"/>
                    <w:u w:val="single"/>
                    <w:rtl w:val="0"/>
                  </w:rPr>
                  <w:t xml:space="preserve">калькулятор поступления</w:t>
                </w:r>
                <w:r w:rsidDel="00000000" w:rsidR="00000000" w:rsidRPr="00000000">
                  <w:rPr>
                    <w:rtl w:val="0"/>
                  </w:rPr>
                  <w:t xml:space="preserve">.</w:t>
                </w:r>
                <w:commentRangeEnd w:id="34"/>
                <w:r w:rsidDel="00000000" w:rsidR="00000000" w:rsidRPr="00000000">
                  <w:commentReference w:id="34"/>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Rule="auto"/>
                  <w:jc w:val="left"/>
                  <w:rPr/>
                </w:pPr>
                <w:r w:rsidDel="00000000" w:rsidR="00000000" w:rsidRPr="00000000">
                  <w:rPr>
                    <w:rtl w:val="0"/>
                  </w:rPr>
                  <w:t xml:space="preserve">2.1.3.5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Rule="auto"/>
                  <w:jc w:val="left"/>
                  <w:rPr/>
                </w:pPr>
                <w:r w:rsidDel="00000000" w:rsidR="00000000" w:rsidRPr="00000000">
                  <w:rPr>
                    <w:rtl w:val="0"/>
                  </w:rPr>
                  <w:t xml:space="preserve">Система должна предоставлять возможность искать профессии по названию города и фильтровать их по следующим критериям: категории (направления обучения), особые фильтры (для девушек или парней, высокооплачиваемые, востребованные, профессии будущего, перспективные, увядающие, для подработки, рабочие)</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ind w:left="0" w:firstLine="0"/>
                  <w:jc w:val="left"/>
                  <w:rPr>
                    <w:b w:val="1"/>
                    <w:bCs w:val="1"/>
                    <w:sz w:val="22"/>
                    <w:szCs w:val="22"/>
                  </w:rPr>
                </w:pPr>
                <w:r w:rsidDel="00000000" w:rsidR="00000000" w:rsidRPr="00000000">
                  <w:rPr>
                    <w:b w:val="1"/>
                    <w:bCs w:val="1"/>
                    <w:sz w:val="22"/>
                    <w:szCs w:val="22"/>
                    <w:rtl w:val="0"/>
                  </w:rPr>
                  <w:t xml:space="preserve">Навигация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Rule="auto"/>
                  <w:jc w:val="left"/>
                  <w:rPr/>
                </w:pPr>
                <w:r w:rsidDel="00000000" w:rsidR="00000000" w:rsidRPr="00000000">
                  <w:rPr>
                    <w:rtl w:val="0"/>
                  </w:rPr>
                  <w:t xml:space="preserve">2.1.4.1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Rule="auto"/>
                  <w:jc w:val="left"/>
                  <w:rPr/>
                </w:pPr>
                <w:sdt>
                  <w:sdtPr>
                    <w:id w:val="-526776012"/>
                    <w:tag w:val="goog_rdk_44"/>
                  </w:sdtPr>
                  <w:sdtContent>
                    <w:commentRangeStart w:id="35"/>
                  </w:sdtContent>
                </w:sdt>
                <w:r w:rsidDel="00000000" w:rsidR="00000000" w:rsidRPr="00000000">
                  <w:rPr>
                    <w:rtl w:val="0"/>
                  </w:rPr>
                  <w:t xml:space="preserve">Система должна предоставлять пользователям возможность перехода к следующим разделам: “Главная”, “</w:t>
                </w:r>
                <w:r w:rsidDel="00000000" w:rsidR="00000000" w:rsidRPr="00000000">
                  <w:rPr>
                    <w:i w:val="1"/>
                    <w:iCs w:val="1"/>
                    <w:u w:val="single"/>
                    <w:rtl w:val="0"/>
                  </w:rPr>
                  <w:t xml:space="preserve">Личный Кабинет</w:t>
                </w:r>
                <w:r w:rsidDel="00000000" w:rsidR="00000000" w:rsidRPr="00000000">
                  <w:rPr>
                    <w:rtl w:val="0"/>
                  </w:rPr>
                  <w:t xml:space="preserve">”, “ВУЗы”, “Колледжи и техникумы”, “Специальности”, “Обратная связь”, “Сообщить об ошибке”, “Рейтинг Университетов”, “Рейтинг ССУЗов”, “Поиск по сайту”.</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ind w:left="0" w:firstLine="0"/>
                  <w:jc w:val="left"/>
                  <w:rPr>
                    <w:b w:val="1"/>
                    <w:bCs w:val="1"/>
                    <w:sz w:val="22"/>
                    <w:szCs w:val="22"/>
                  </w:rPr>
                </w:pPr>
                <w:commentRangeEnd w:id="35"/>
                <w:r w:rsidDel="00000000" w:rsidR="00000000" w:rsidRPr="00000000">
                  <w:commentReference w:id="35"/>
                </w:r>
                <w:r w:rsidDel="00000000" w:rsidR="00000000" w:rsidRPr="00000000">
                  <w:rPr>
                    <w:b w:val="1"/>
                    <w:bCs w:val="1"/>
                    <w:sz w:val="22"/>
                    <w:szCs w:val="22"/>
                    <w:rtl w:val="0"/>
                  </w:rPr>
                  <w:t xml:space="preserve">Раздел “Вузы”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Rule="auto"/>
                  <w:jc w:val="left"/>
                  <w:rPr/>
                </w:pPr>
                <w:r w:rsidDel="00000000" w:rsidR="00000000" w:rsidRPr="00000000">
                  <w:rPr>
                    <w:rtl w:val="0"/>
                  </w:rPr>
                  <w:t xml:space="preserve">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Rule="auto"/>
                  <w:jc w:val="left"/>
                  <w:rPr/>
                </w:pPr>
                <w:r w:rsidDel="00000000" w:rsidR="00000000" w:rsidRPr="00000000">
                  <w:rPr>
                    <w:rtl w:val="0"/>
                  </w:rPr>
                  <w:t xml:space="preserve">Раздел представляет собой секцию с информацией о ВУЗах России, включает в себя элементы поиска ВУЗов по критериям</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ind w:lef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Rule="auto"/>
                  <w:jc w:val="left"/>
                  <w:rPr/>
                </w:pPr>
                <w:r w:rsidDel="00000000" w:rsidR="00000000" w:rsidRPr="00000000">
                  <w:rPr>
                    <w:rtl w:val="0"/>
                  </w:rPr>
                  <w:t xml:space="preserve">2.1.5.1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Rule="auto"/>
                  <w:jc w:val="left"/>
                  <w:rPr/>
                </w:pPr>
                <w:r w:rsidDel="00000000" w:rsidR="00000000" w:rsidRPr="00000000">
                  <w:rPr>
                    <w:rtl w:val="0"/>
                  </w:rPr>
                  <w:t xml:space="preserve">Система должна предоставлять возможность пользователям просматривать основную информацию по ВУЗам в зависимости от заданных параметров. </w:t>
                  <w:br w:type="textWrapping"/>
                  <w:br w:type="textWrapping"/>
                  <w:t xml:space="preserve">В перечень необходимой для отображения информации входит: план приема с указанием бюджетных и платных мест, минимальная стоимость обучения в год, минимальный проходной балл на бюджетные и платные направления среди всех направлений ВУЗа, </w:t>
                </w:r>
                <w:sdt>
                  <w:sdtPr>
                    <w:id w:val="468858211"/>
                    <w:tag w:val="goog_rdk_45"/>
                  </w:sdtPr>
                  <w:sdtContent>
                    <w:commentRangeStart w:id="36"/>
                  </w:sdtContent>
                </w:sdt>
                <w:r w:rsidDel="00000000" w:rsidR="00000000" w:rsidRPr="00000000">
                  <w:rPr>
                    <w:rtl w:val="0"/>
                  </w:rPr>
                  <w:t xml:space="preserve">перечень некоторых направлений данного ВУЗа.</w:t>
                </w:r>
                <w:commentRangeEnd w:id="36"/>
                <w:r w:rsidDel="00000000" w:rsidR="00000000" w:rsidRPr="00000000">
                  <w:commentReference w:id="36"/>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ind w:lef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Rule="auto"/>
                  <w:jc w:val="left"/>
                  <w:rPr/>
                </w:pPr>
                <w:r w:rsidDel="00000000" w:rsidR="00000000" w:rsidRPr="00000000">
                  <w:rPr>
                    <w:rtl w:val="0"/>
                  </w:rPr>
                  <w:t xml:space="preserve">2.1.5.2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Rule="auto"/>
                  <w:jc w:val="left"/>
                  <w:rPr/>
                </w:pPr>
                <w:r w:rsidDel="00000000" w:rsidR="00000000" w:rsidRPr="00000000">
                  <w:rPr>
                    <w:rtl w:val="0"/>
                  </w:rPr>
                  <w:t xml:space="preserve">Система должна предоставлять возможность пользователям просматривать основную информацию по конкретному ВУЗу.</w:t>
                  <w:br w:type="textWrapping"/>
                  <w:br w:type="textWrapping"/>
                  <w:t xml:space="preserve">Перечень основных параметров для отображения: количество факультетов, институтов и подразделений, количество направлений подготовки, стоимость обучения в текущем году, общее количество обучающихся, количество доступных бюджетных, контрактных мест и льгот</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ind w:left="0" w:firstLine="0"/>
                  <w:jc w:val="left"/>
                  <w:rPr>
                    <w:b w:val="1"/>
                    <w:bCs w:val="1"/>
                    <w:sz w:val="22"/>
                    <w:szCs w:val="22"/>
                  </w:rPr>
                </w:pPr>
                <w:r w:rsidDel="00000000" w:rsidR="00000000" w:rsidRPr="00000000">
                  <w:rPr>
                    <w:b w:val="1"/>
                    <w:bCs w:val="1"/>
                    <w:sz w:val="22"/>
                    <w:szCs w:val="22"/>
                    <w:rtl w:val="0"/>
                  </w:rPr>
                  <w:t xml:space="preserve">Раздел “Колледжи”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Rule="auto"/>
                  <w:jc w:val="left"/>
                  <w:rPr/>
                </w:pPr>
                <w:r w:rsidDel="00000000" w:rsidR="00000000" w:rsidRPr="00000000">
                  <w:rPr>
                    <w:rtl w:val="0"/>
                  </w:rPr>
                  <w:t xml:space="preserve">2.1.6.0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Rule="auto"/>
                  <w:jc w:val="left"/>
                  <w:rPr/>
                </w:pPr>
                <w:r w:rsidDel="00000000" w:rsidR="00000000" w:rsidRPr="00000000">
                  <w:rPr>
                    <w:rtl w:val="0"/>
                  </w:rPr>
                  <w:t xml:space="preserve">Раздел представляет собой секцию с информацией о ССУЗах России, включает в себя элементы поиска ССУЗов по критериям</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Rule="auto"/>
                  <w:jc w:val="left"/>
                  <w:rPr/>
                </w:pPr>
                <w:r w:rsidDel="00000000" w:rsidR="00000000" w:rsidRPr="00000000">
                  <w:rPr>
                    <w:rtl w:val="0"/>
                  </w:rPr>
                  <w:t xml:space="preserve">2.1.6.1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Rule="auto"/>
                  <w:jc w:val="left"/>
                  <w:rPr/>
                </w:pPr>
                <w:r w:rsidDel="00000000" w:rsidR="00000000" w:rsidRPr="00000000">
                  <w:rPr>
                    <w:rtl w:val="0"/>
                  </w:rPr>
                  <w:t xml:space="preserve">Система должна предоставлять возможность пользователям просматривать основную информацию по ССУЗам в зависимости от заданных параметров.</w:t>
                </w:r>
                <w:sdt>
                  <w:sdtPr>
                    <w:id w:val="-1562109561"/>
                    <w:tag w:val="goog_rdk_46"/>
                  </w:sdtPr>
                  <w:sdtContent>
                    <w:commentRangeStart w:id="37"/>
                  </w:sdtContent>
                </w:sdt>
                <w:r w:rsidDel="00000000" w:rsidR="00000000" w:rsidRPr="00000000">
                  <w:rPr>
                    <w:rtl w:val="0"/>
                  </w:rPr>
                  <w:t xml:space="preserve"> Выводить колледжи по умолчанию без указания фильтров не требуется.</w:t>
                </w:r>
                <w:commentRangeEnd w:id="37"/>
                <w:r w:rsidDel="00000000" w:rsidR="00000000" w:rsidRPr="00000000">
                  <w:commentReference w:id="37"/>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Rule="auto"/>
                  <w:jc w:val="left"/>
                  <w:rPr>
                    <w:b w:val="1"/>
                    <w:bCs w:val="1"/>
                    <w:sz w:val="22"/>
                    <w:szCs w:val="22"/>
                  </w:rPr>
                </w:pPr>
                <w:r w:rsidDel="00000000" w:rsidR="00000000" w:rsidRPr="00000000">
                  <w:rPr>
                    <w:b w:val="1"/>
                    <w:bCs w:val="1"/>
                    <w:sz w:val="22"/>
                    <w:szCs w:val="22"/>
                    <w:rtl w:val="0"/>
                  </w:rPr>
                  <w:t xml:space="preserve">Раздел “Абитуриентам”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Rule="auto"/>
                  <w:jc w:val="left"/>
                  <w:rPr/>
                </w:pPr>
                <w:r w:rsidDel="00000000" w:rsidR="00000000" w:rsidRPr="00000000">
                  <w:rPr>
                    <w:rtl w:val="0"/>
                  </w:rPr>
                  <w:t xml:space="preserve">2.1.7.0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Rule="auto"/>
                  <w:jc w:val="left"/>
                  <w:rPr/>
                </w:pPr>
                <w:r w:rsidDel="00000000" w:rsidR="00000000" w:rsidRPr="00000000">
                  <w:rPr>
                    <w:rtl w:val="0"/>
                  </w:rPr>
                  <w:t xml:space="preserve">Раздел представляет собой секцию на странице поиска ВУЗов, где пользователи могут ознакомиться с основной информацией по предстоящим мероприятиям ВУЗов или оценить свои шансы поступления в калькуляторе поступления.</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Rule="auto"/>
                  <w:jc w:val="left"/>
                  <w:rPr/>
                </w:pPr>
                <w:r w:rsidDel="00000000" w:rsidR="00000000" w:rsidRPr="00000000">
                  <w:rPr>
                    <w:rtl w:val="0"/>
                  </w:rPr>
                  <w:t xml:space="preserve">2.1.7.1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Rule="auto"/>
                  <w:jc w:val="left"/>
                  <w:rPr/>
                </w:pPr>
                <w:sdt>
                  <w:sdtPr>
                    <w:id w:val="771895826"/>
                    <w:tag w:val="goog_rdk_47"/>
                  </w:sdtPr>
                  <w:sdtContent>
                    <w:commentRangeStart w:id="38"/>
                  </w:sdtContent>
                </w:sdt>
                <w:r w:rsidDel="00000000" w:rsidR="00000000" w:rsidRPr="00000000">
                  <w:rPr>
                    <w:rtl w:val="0"/>
                  </w:rPr>
                  <w:t xml:space="preserve">По некоторым популярным ВУЗам система должна предоставлять возможность пользователям предоставлять </w:t>
                </w:r>
                <w:r w:rsidDel="00000000" w:rsidR="00000000" w:rsidRPr="00000000">
                  <w:rPr>
                    <w:i w:val="1"/>
                    <w:iCs w:val="1"/>
                    <w:u w:val="single"/>
                    <w:rtl w:val="0"/>
                  </w:rPr>
                  <w:t xml:space="preserve">траекторию поступления</w:t>
                </w:r>
                <w:r w:rsidDel="00000000" w:rsidR="00000000" w:rsidRPr="00000000">
                  <w:rPr>
                    <w:rtl w:val="0"/>
                  </w:rPr>
                  <w:t xml:space="preserve"> – удобную форму ключевых дат.</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ind w:left="0" w:firstLine="0"/>
                  <w:jc w:val="left"/>
                  <w:rPr>
                    <w:b w:val="1"/>
                    <w:bCs w:val="1"/>
                    <w:sz w:val="22"/>
                    <w:szCs w:val="22"/>
                  </w:rPr>
                </w:pPr>
                <w:commentRangeEnd w:id="38"/>
                <w:r w:rsidDel="00000000" w:rsidR="00000000" w:rsidRPr="00000000">
                  <w:commentReference w:id="3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Rule="auto"/>
                  <w:jc w:val="left"/>
                  <w:rPr/>
                </w:pPr>
                <w:r w:rsidDel="00000000" w:rsidR="00000000" w:rsidRPr="00000000">
                  <w:rPr>
                    <w:rtl w:val="0"/>
                  </w:rPr>
                  <w:t xml:space="preserve">2.1.7.2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Rule="auto"/>
                  <w:jc w:val="left"/>
                  <w:rPr/>
                </w:pPr>
                <w:r w:rsidDel="00000000" w:rsidR="00000000" w:rsidRPr="00000000">
                  <w:rPr>
                    <w:rtl w:val="0"/>
                  </w:rPr>
                  <w:t xml:space="preserve">Система должна предоставлять возможность пользователям оценить шансы поступления в ВУЗ с помощью </w:t>
                </w:r>
                <w:r w:rsidDel="00000000" w:rsidR="00000000" w:rsidRPr="00000000">
                  <w:rPr>
                    <w:i w:val="1"/>
                    <w:iCs w:val="1"/>
                    <w:u w:val="single"/>
                    <w:rtl w:val="0"/>
                  </w:rPr>
                  <w:t xml:space="preserve">калькулятора поступления</w:t>
                </w:r>
                <w:r w:rsidDel="00000000" w:rsidR="00000000" w:rsidRPr="00000000">
                  <w:rPr>
                    <w:rtl w:val="0"/>
                  </w:rPr>
                  <w:t xml:space="preserve">, по следующим параметрам: баллы ЕГЭ, пункт “только бюджет”, “только с общежитием”, “только очное обучение”, а также возможность сортировки результата по рейтингу, стоимости, проходному баллу и числу свободных мест.</w:t>
                </w: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ind w:left="0" w:firstLine="0"/>
                  <w:jc w:val="left"/>
                  <w:rPr>
                    <w:b w:val="1"/>
                    <w:bCs w:val="1"/>
                    <w:sz w:val="22"/>
                    <w:szCs w:val="22"/>
                  </w:rPr>
                </w:pPr>
                <w:r w:rsidDel="00000000" w:rsidR="00000000" w:rsidRPr="00000000">
                  <w:rPr>
                    <w:b w:val="1"/>
                    <w:bCs w:val="1"/>
                    <w:sz w:val="22"/>
                    <w:szCs w:val="22"/>
                    <w:rtl w:val="0"/>
                  </w:rPr>
                  <w:t xml:space="preserve">Раздел “Профессии”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Rule="auto"/>
                  <w:jc w:val="left"/>
                  <w:rPr/>
                </w:pPr>
                <w:r w:rsidDel="00000000" w:rsidR="00000000" w:rsidRPr="00000000">
                  <w:rPr>
                    <w:rtl w:val="0"/>
                  </w:rPr>
                  <w:t xml:space="preserve">2.1.8.0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Rule="auto"/>
                  <w:jc w:val="left"/>
                  <w:rPr/>
                </w:pPr>
                <w:r w:rsidDel="00000000" w:rsidR="00000000" w:rsidRPr="00000000">
                  <w:rPr>
                    <w:rtl w:val="0"/>
                  </w:rPr>
                  <w:t xml:space="preserve">Раздел представляет собой секцию с информацией о профессиях и ВУЗах, в которых проходит подготовка по выбранным профессиям.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ind w:lef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Rule="auto"/>
                  <w:jc w:val="left"/>
                  <w:rPr/>
                </w:pPr>
                <w:r w:rsidDel="00000000" w:rsidR="00000000" w:rsidRPr="00000000">
                  <w:rPr>
                    <w:rtl w:val="0"/>
                  </w:rPr>
                  <w:t xml:space="preserve">2.1.8.1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Rule="auto"/>
                  <w:jc w:val="left"/>
                  <w:rPr/>
                </w:pPr>
                <w:r w:rsidDel="00000000" w:rsidR="00000000" w:rsidRPr="00000000">
                  <w:rPr>
                    <w:rtl w:val="0"/>
                  </w:rPr>
                  <w:t xml:space="preserve">Система должна предоставлять возможность пользователям смотреть перечень наиболее популярных профессий в текущем учебном году. Данные должны собираться на основании показателей востребованности на рынке труда, доступности образования по количеству учебных заведений и программ подготовки и популярности среди абитуриентов.</w:t>
                </w:r>
              </w:p>
            </w:tc>
          </w:tr>
        </w:tbl>
      </w:sdtContent>
    </w:sdt>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Требования авторизованного пользователя сайта:</w:t>
      </w:r>
    </w:p>
    <w:sdt>
      <w:sdtPr>
        <w:lock w:val="contentLocked"/>
        <w:id w:val="458467722"/>
        <w:tag w:val="goog_rdk_52"/>
      </w:sdtPr>
      <w:sdtContent>
        <w:tbl>
          <w:tblPr>
            <w:tblStyle w:val="Table3"/>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110"/>
            <w:gridCol w:w="6570"/>
            <w:tblGridChange w:id="0">
              <w:tblGrid>
                <w:gridCol w:w="1905"/>
                <w:gridCol w:w="1110"/>
                <w:gridCol w:w="657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Rule="auto"/>
                  <w:jc w:val="left"/>
                  <w:rPr>
                    <w:b w:val="1"/>
                    <w:bCs w:val="1"/>
                  </w:rPr>
                </w:pPr>
                <w:r w:rsidDel="00000000" w:rsidR="00000000" w:rsidRPr="00000000">
                  <w:rPr>
                    <w:b w:val="1"/>
                    <w:bCs w:val="1"/>
                    <w:rtl w:val="0"/>
                  </w:rPr>
                  <w:t xml:space="preserve">Группа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Rule="auto"/>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Rule="auto"/>
                  <w:jc w:val="left"/>
                  <w:rPr>
                    <w:b w:val="1"/>
                    <w:bCs w:val="1"/>
                  </w:rPr>
                </w:pPr>
                <w:r w:rsidDel="00000000" w:rsidR="00000000" w:rsidRPr="00000000">
                  <w:rPr>
                    <w:b w:val="1"/>
                    <w:bCs w:val="1"/>
                    <w:rtl w:val="0"/>
                  </w:rPr>
                  <w:t xml:space="preserve">Описание</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Rule="auto"/>
                  <w:jc w:val="left"/>
                  <w:rPr>
                    <w:b w:val="1"/>
                    <w:bCs w:val="1"/>
                    <w:sz w:val="22"/>
                    <w:szCs w:val="22"/>
                  </w:rPr>
                </w:pPr>
                <w:r w:rsidDel="00000000" w:rsidR="00000000" w:rsidRPr="00000000">
                  <w:rPr>
                    <w:b w:val="1"/>
                    <w:bCs w:val="1"/>
                    <w:sz w:val="22"/>
                    <w:szCs w:val="22"/>
                    <w:rtl w:val="0"/>
                  </w:rPr>
                  <w:t xml:space="preserve">Личный кабинет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Rule="auto"/>
                  <w:jc w:val="left"/>
                  <w:rPr/>
                </w:pPr>
                <w:r w:rsidDel="00000000" w:rsidR="00000000" w:rsidRPr="00000000">
                  <w:rPr>
                    <w:rtl w:val="0"/>
                  </w:rPr>
                  <w:t xml:space="preserve">2.1.9.1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Rule="auto"/>
                  <w:jc w:val="left"/>
                  <w:rPr/>
                </w:pPr>
                <w:r w:rsidDel="00000000" w:rsidR="00000000" w:rsidRPr="00000000">
                  <w:rPr>
                    <w:rtl w:val="0"/>
                  </w:rPr>
                  <w:t xml:space="preserve">Система должна предоставлять возможность пользователю изменять следующие параметры учетной записи: фамилия, имя, отчество, телефон, статус (ученик, выпускник, родитель поступающего), класс (при наличии), родной город, город, в который планируется поступать; желаемые профессии для поступления в ВУЗы или ССУЗы.</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40" w:lineRule="auto"/>
                  <w:ind w:lef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Rule="auto"/>
                  <w:jc w:val="left"/>
                  <w:rPr>
                    <w:b w:val="1"/>
                    <w:bCs w:val="1"/>
                  </w:rPr>
                </w:pPr>
                <w:r w:rsidDel="00000000" w:rsidR="00000000" w:rsidRPr="00000000">
                  <w:rPr>
                    <w:rtl w:val="0"/>
                  </w:rPr>
                  <w:t xml:space="preserve">2.1.9.2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Rule="auto"/>
                  <w:jc w:val="left"/>
                  <w:rPr>
                    <w:b w:val="1"/>
                    <w:bCs w:val="1"/>
                  </w:rPr>
                </w:pPr>
                <w:r w:rsidDel="00000000" w:rsidR="00000000" w:rsidRPr="00000000">
                  <w:rPr>
                    <w:rtl w:val="0"/>
                  </w:rPr>
                  <w:t xml:space="preserve">Система должна предоставлять возможность пользователю добавлять в </w:t>
                </w:r>
                <w:r w:rsidDel="00000000" w:rsidR="00000000" w:rsidRPr="00000000">
                  <w:rPr>
                    <w:i w:val="1"/>
                    <w:iCs w:val="1"/>
                    <w:u w:val="single"/>
                    <w:rtl w:val="0"/>
                  </w:rPr>
                  <w:t xml:space="preserve">избранное</w:t>
                </w:r>
                <w:r w:rsidDel="00000000" w:rsidR="00000000" w:rsidRPr="00000000">
                  <w:rPr>
                    <w:rtl w:val="0"/>
                  </w:rPr>
                  <w:t xml:space="preserve"> ВУЗы, ССУЗы.</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ind w:lef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Rule="auto"/>
                  <w:jc w:val="left"/>
                  <w:rPr>
                    <w:b w:val="1"/>
                    <w:bCs w:val="1"/>
                  </w:rPr>
                </w:pPr>
                <w:r w:rsidDel="00000000" w:rsidR="00000000" w:rsidRPr="00000000">
                  <w:rPr>
                    <w:rtl w:val="0"/>
                  </w:rPr>
                  <w:t xml:space="preserve">2.1.9.3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Rule="auto"/>
                  <w:jc w:val="left"/>
                  <w:rPr>
                    <w:b w:val="1"/>
                    <w:bCs w:val="1"/>
                  </w:rPr>
                </w:pPr>
                <w:r w:rsidDel="00000000" w:rsidR="00000000" w:rsidRPr="00000000">
                  <w:rPr>
                    <w:rtl w:val="0"/>
                  </w:rPr>
                  <w:t xml:space="preserve">Система должна предоставлять возможность пользователю, при наличии, добавлять информацию о баллах ЕГЭ по всем предметам. Полный список предметов, входящих в перечень ЕГЭ,</w:t>
                </w:r>
                <w:sdt>
                  <w:sdtPr>
                    <w:id w:val="-1166343097"/>
                    <w:tag w:val="goog_rdk_49"/>
                  </w:sdtPr>
                  <w:sdtContent>
                    <w:commentRangeStart w:id="39"/>
                  </w:sdtContent>
                </w:sdt>
                <w:r w:rsidDel="00000000" w:rsidR="00000000" w:rsidRPr="00000000">
                  <w:rPr>
                    <w:rtl w:val="0"/>
                  </w:rPr>
                  <w:t xml:space="preserve"> доступен в ФЗ 273 (Статья 59 закона “Об образовании в Российской Федерации”)</w:t>
                </w:r>
                <w:commentRangeEnd w:id="39"/>
                <w:r w:rsidDel="00000000" w:rsidR="00000000" w:rsidRPr="00000000">
                  <w:commentReference w:id="39"/>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ind w:lef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Rule="auto"/>
                  <w:jc w:val="left"/>
                  <w:rPr>
                    <w:b w:val="1"/>
                    <w:bCs w:val="1"/>
                  </w:rPr>
                </w:pPr>
                <w:r w:rsidDel="00000000" w:rsidR="00000000" w:rsidRPr="00000000">
                  <w:rPr>
                    <w:rtl w:val="0"/>
                  </w:rPr>
                  <w:t xml:space="preserve">2.1.9.4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Rule="auto"/>
                  <w:jc w:val="left"/>
                  <w:rPr>
                    <w:b w:val="1"/>
                    <w:bCs w:val="1"/>
                  </w:rPr>
                </w:pPr>
                <w:r w:rsidDel="00000000" w:rsidR="00000000" w:rsidRPr="00000000">
                  <w:rPr>
                    <w:rtl w:val="0"/>
                  </w:rPr>
                  <w:t xml:space="preserve">Система должна предоставлять возможность пользователю выйти из личного кабинета.</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ind w:lef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Rule="auto"/>
                  <w:jc w:val="left"/>
                  <w:rPr>
                    <w:b w:val="1"/>
                    <w:bCs w:val="1"/>
                  </w:rPr>
                </w:pPr>
                <w:r w:rsidDel="00000000" w:rsidR="00000000" w:rsidRPr="00000000">
                  <w:rPr>
                    <w:rtl w:val="0"/>
                  </w:rPr>
                  <w:t xml:space="preserve">2.1.9.5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Rule="auto"/>
                  <w:jc w:val="left"/>
                  <w:rPr/>
                </w:pPr>
                <w:sdt>
                  <w:sdtPr>
                    <w:id w:val="-1594440358"/>
                    <w:tag w:val="goog_rdk_50"/>
                  </w:sdtPr>
                  <w:sdtContent>
                    <w:commentRangeStart w:id="40"/>
                  </w:sdtContent>
                </w:sdt>
                <w:r w:rsidDel="00000000" w:rsidR="00000000" w:rsidRPr="00000000">
                  <w:rPr>
                    <w:rtl w:val="0"/>
                  </w:rPr>
                  <w:t xml:space="preserve">Система не предусматривает ручное удаление учетной записи из системы. Для этого пользователь обязан обратиться к администратору с соответствующей просьбой.</w:t>
                </w:r>
                <w:commentRangeEnd w:id="40"/>
                <w:r w:rsidDel="00000000" w:rsidR="00000000" w:rsidRPr="00000000">
                  <w:commentReference w:id="4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Rule="auto"/>
                  <w:jc w:val="left"/>
                  <w:rPr>
                    <w:b w:val="1"/>
                    <w:bCs w:val="1"/>
                    <w:sz w:val="22"/>
                    <w:szCs w:val="22"/>
                  </w:rPr>
                </w:pPr>
                <w:r w:rsidDel="00000000" w:rsidR="00000000" w:rsidRPr="00000000">
                  <w:rPr>
                    <w:b w:val="1"/>
                    <w:bCs w:val="1"/>
                    <w:sz w:val="22"/>
                    <w:szCs w:val="22"/>
                    <w:rtl w:val="0"/>
                  </w:rPr>
                  <w:t xml:space="preserve">Уведомления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Rule="auto"/>
                  <w:jc w:val="left"/>
                  <w:rPr/>
                </w:pPr>
                <w:r w:rsidDel="00000000" w:rsidR="00000000" w:rsidRPr="00000000">
                  <w:rPr>
                    <w:rtl w:val="0"/>
                  </w:rPr>
                  <w:t xml:space="preserve">2.1.10.1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Rule="auto"/>
                  <w:jc w:val="left"/>
                  <w:rPr/>
                </w:pPr>
                <w:r w:rsidDel="00000000" w:rsidR="00000000" w:rsidRPr="00000000">
                  <w:rPr>
                    <w:rtl w:val="0"/>
                  </w:rPr>
                  <w:t xml:space="preserve">Система должна предоставить возможность пользователю получать </w:t>
                </w:r>
                <w:sdt>
                  <w:sdtPr>
                    <w:id w:val="212305554"/>
                    <w:tag w:val="goog_rdk_51"/>
                  </w:sdtPr>
                  <w:sdtContent>
                    <w:commentRangeStart w:id="41"/>
                  </w:sdtContent>
                </w:sdt>
                <w:r w:rsidDel="00000000" w:rsidR="00000000" w:rsidRPr="00000000">
                  <w:rPr>
                    <w:rtl w:val="0"/>
                  </w:rPr>
                  <w:t xml:space="preserve">уведомления о предстоящих мероприятиях</w:t>
                </w:r>
                <w:commentRangeEnd w:id="41"/>
                <w:r w:rsidDel="00000000" w:rsidR="00000000" w:rsidRPr="00000000">
                  <w:commentReference w:id="41"/>
                </w:r>
                <w:r w:rsidDel="00000000" w:rsidR="00000000" w:rsidRPr="00000000">
                  <w:rPr>
                    <w:rtl w:val="0"/>
                  </w:rPr>
                  <w:t xml:space="preserve"> ВУЗов и ССУЗов, которые были заранее добавлены “в избранное”.</w:t>
                </w:r>
              </w:p>
            </w:tc>
          </w:tr>
        </w:tbl>
      </w:sdtContent>
    </w:sdt>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Требования администратора сайта:</w:t>
      </w:r>
    </w:p>
    <w:sdt>
      <w:sdtPr>
        <w:lock w:val="contentLocked"/>
        <w:id w:val="-208856840"/>
        <w:tag w:val="goog_rdk_55"/>
      </w:sdtPr>
      <w:sdtContent>
        <w:tbl>
          <w:tblPr>
            <w:tblStyle w:val="Table4"/>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110"/>
            <w:gridCol w:w="6570"/>
            <w:tblGridChange w:id="0">
              <w:tblGrid>
                <w:gridCol w:w="1905"/>
                <w:gridCol w:w="1110"/>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Rule="auto"/>
                  <w:jc w:val="left"/>
                  <w:rPr>
                    <w:b w:val="1"/>
                    <w:bCs w:val="1"/>
                  </w:rPr>
                </w:pPr>
                <w:r w:rsidDel="00000000" w:rsidR="00000000" w:rsidRPr="00000000">
                  <w:rPr>
                    <w:b w:val="1"/>
                    <w:bCs w:val="1"/>
                    <w:rtl w:val="0"/>
                  </w:rPr>
                  <w:t xml:space="preserve">Группа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Rule="auto"/>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Rule="auto"/>
                  <w:jc w:val="left"/>
                  <w:rPr>
                    <w:b w:val="1"/>
                    <w:bCs w:val="1"/>
                  </w:rPr>
                </w:pPr>
                <w:r w:rsidDel="00000000" w:rsidR="00000000" w:rsidRPr="00000000">
                  <w:rPr>
                    <w:b w:val="1"/>
                    <w:bCs w:val="1"/>
                    <w:rtl w:val="0"/>
                  </w:rPr>
                  <w:t xml:space="preserve">Описание</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Rule="auto"/>
                  <w:jc w:val="left"/>
                  <w:rPr>
                    <w:b w:val="1"/>
                    <w:bCs w:val="1"/>
                    <w:sz w:val="22"/>
                    <w:szCs w:val="22"/>
                  </w:rPr>
                </w:pPr>
                <w:r w:rsidDel="00000000" w:rsidR="00000000" w:rsidRPr="00000000">
                  <w:rPr>
                    <w:b w:val="1"/>
                    <w:bCs w:val="1"/>
                    <w:sz w:val="22"/>
                    <w:szCs w:val="22"/>
                    <w:rtl w:val="0"/>
                  </w:rPr>
                  <w:t xml:space="preserve">Редактирование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Rule="auto"/>
                  <w:jc w:val="left"/>
                  <w:rPr/>
                </w:pPr>
                <w:r w:rsidDel="00000000" w:rsidR="00000000" w:rsidRPr="00000000">
                  <w:rPr>
                    <w:rtl w:val="0"/>
                  </w:rPr>
                  <w:t xml:space="preserve">2.1.11.1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Rule="auto"/>
                  <w:jc w:val="left"/>
                  <w:rPr/>
                </w:pPr>
                <w:r w:rsidDel="00000000" w:rsidR="00000000" w:rsidRPr="00000000">
                  <w:rPr>
                    <w:rtl w:val="0"/>
                  </w:rPr>
                  <w:t xml:space="preserve">Система должна предоставлять возможность администратору актуализировать основную информацию по ВУЗам, ССУЗам и направлениям подготовки, добавлять или удалять позиции учебных заведений вручную, редактировать основную справочную информацию на сайте.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Rule="auto"/>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Rule="auto"/>
                  <w:jc w:val="left"/>
                  <w:rPr/>
                </w:pPr>
                <w:sdt>
                  <w:sdtPr>
                    <w:id w:val="507556680"/>
                    <w:tag w:val="goog_rdk_53"/>
                  </w:sdtPr>
                  <w:sdtContent>
                    <w:commentRangeStart w:id="42"/>
                  </w:sdtContent>
                </w:sdt>
                <w:sdt>
                  <w:sdtPr>
                    <w:id w:val="1719931359"/>
                    <w:tag w:val="goog_rdk_54"/>
                  </w:sdtPr>
                  <w:sdtContent>
                    <w:commentRangeStart w:id="43"/>
                  </w:sdtContent>
                </w:sdt>
                <w:r w:rsidDel="00000000" w:rsidR="00000000" w:rsidRPr="00000000">
                  <w:rPr>
                    <w:rtl w:val="0"/>
                  </w:rPr>
                  <w:t xml:space="preserve">2.1.11.2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Rule="auto"/>
                  <w:jc w:val="left"/>
                  <w:rPr/>
                </w:pPr>
                <w:r w:rsidDel="00000000" w:rsidR="00000000" w:rsidRPr="00000000">
                  <w:rPr>
                    <w:rtl w:val="0"/>
                  </w:rPr>
                  <w:t xml:space="preserve">Система должна предоставлять возможность отвечать на обращения пользователей. Заявки обычных пользователей и представителей учебных заведений должны быть разделены и обработаны в индивидуальном порядке.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Rule="auto"/>
                  <w:jc w:val="left"/>
                  <w:rPr>
                    <w:b w:val="1"/>
                    <w:bCs w:val="1"/>
                  </w:rPr>
                </w:pP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Rule="auto"/>
                  <w:jc w:val="left"/>
                  <w:rPr/>
                </w:pPr>
                <w:r w:rsidDel="00000000" w:rsidR="00000000" w:rsidRPr="00000000">
                  <w:rPr>
                    <w:rtl w:val="0"/>
                  </w:rPr>
                  <w:t xml:space="preserve">2.1.11.3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Rule="auto"/>
                  <w:jc w:val="left"/>
                  <w:rPr/>
                </w:pPr>
                <w:r w:rsidDel="00000000" w:rsidR="00000000" w:rsidRPr="00000000">
                  <w:rPr>
                    <w:rtl w:val="0"/>
                  </w:rPr>
                  <w:t xml:space="preserve">Система должна предоставлять возможность удалять учетные записи пользователей, нарушивших политику в отношении обработки персональных данных или по иным причинам, установленных по мнению администратора.</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Rule="auto"/>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Rule="auto"/>
                  <w:jc w:val="left"/>
                  <w:rPr/>
                </w:pPr>
                <w:r w:rsidDel="00000000" w:rsidR="00000000" w:rsidRPr="00000000">
                  <w:rPr>
                    <w:rtl w:val="0"/>
                  </w:rPr>
                  <w:t xml:space="preserve">2.1.11.4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Rule="auto"/>
                  <w:jc w:val="left"/>
                  <w:rPr/>
                </w:pPr>
                <w:r w:rsidDel="00000000" w:rsidR="00000000" w:rsidRPr="00000000">
                  <w:rPr>
                    <w:rtl w:val="0"/>
                  </w:rPr>
                  <w:t xml:space="preserve">Система должна предоставлять возможность просматривать статистику посещения сайта за сутки, неделю, месяц; среднее время просмотра одной страницы и коэффициент удержания пользователей.</w:t>
                </w:r>
              </w:p>
            </w:tc>
          </w:tr>
        </w:tbl>
      </w:sdtContent>
    </w:sdt>
    <w:p w:rsidR="00000000" w:rsidDel="00000000" w:rsidP="00000000" w:rsidRDefault="00000000" w:rsidRPr="00000000" w14:paraId="00000111">
      <w:pPr>
        <w:pStyle w:val="Heading3"/>
        <w:rPr/>
      </w:pPr>
      <w:bookmarkStart w:colFirst="0" w:colLast="0" w:name="_heading=h.42b5yo6jkh44" w:id="13"/>
      <w:bookmarkEnd w:id="13"/>
      <w:r w:rsidDel="00000000" w:rsidR="00000000" w:rsidRPr="00000000">
        <w:rPr>
          <w:rtl w:val="0"/>
        </w:rPr>
        <w:t xml:space="preserve">2</w:t>
      </w:r>
      <w:r w:rsidDel="00000000" w:rsidR="00000000" w:rsidRPr="00000000">
        <w:rPr>
          <w:rtl w:val="0"/>
        </w:rPr>
        <w:t xml:space="preserve">.2 </w:t>
      </w:r>
      <w:sdt>
        <w:sdtPr>
          <w:id w:val="1294779193"/>
          <w:tag w:val="goog_rdk_56"/>
        </w:sdtPr>
        <w:sdtContent>
          <w:commentRangeStart w:id="44"/>
        </w:sdtContent>
      </w:sdt>
      <w:r w:rsidDel="00000000" w:rsidR="00000000" w:rsidRPr="00000000">
        <w:rPr>
          <w:rtl w:val="0"/>
        </w:rPr>
        <w:t xml:space="preserve">Usability requirements</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В данном разделе описаны требования по удобству системы для пользователей</w:t>
      </w:r>
    </w:p>
    <w:sdt>
      <w:sdtPr>
        <w:lock w:val="contentLocked"/>
        <w:id w:val="-1577614896"/>
        <w:tag w:val="goog_rdk_58"/>
      </w:sdtPr>
      <w:sdtContent>
        <w:tbl>
          <w:tblPr>
            <w:tblStyle w:val="Table5"/>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115"/>
            <w:tblGridChange w:id="0">
              <w:tblGrid>
                <w:gridCol w:w="136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Rule="auto"/>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Rule="auto"/>
                  <w:jc w:val="left"/>
                  <w:rPr>
                    <w:b w:val="1"/>
                    <w:bCs w:val="1"/>
                  </w:rPr>
                </w:pPr>
                <w:r w:rsidDel="00000000" w:rsidR="00000000" w:rsidRPr="00000000">
                  <w:rPr>
                    <w:b w:val="1"/>
                    <w:bCs w:val="1"/>
                    <w:rtl w:val="0"/>
                  </w:rPr>
                  <w:t xml:space="preserve">Описание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Rule="auto"/>
                  <w:jc w:val="left"/>
                  <w:rPr/>
                </w:pPr>
                <w:r w:rsidDel="00000000" w:rsidR="00000000" w:rsidRPr="00000000">
                  <w:rPr>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Rule="auto"/>
                  <w:jc w:val="left"/>
                  <w:rPr/>
                </w:pPr>
                <w:r w:rsidDel="00000000" w:rsidR="00000000" w:rsidRPr="00000000">
                  <w:rPr>
                    <w:rtl w:val="0"/>
                  </w:rPr>
                  <w:t xml:space="preserve">Система должна отображать сайт на всех современных версиях браузера: Google Chrome 145+, Yandex Browser 25+, Mozilla Firefox 148+, Microsoft Edge 145+, Safari 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Rule="auto"/>
                  <w:jc w:val="left"/>
                  <w:rPr/>
                </w:pPr>
                <w:r w:rsidDel="00000000" w:rsidR="00000000" w:rsidRPr="00000000">
                  <w:rPr>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Rule="auto"/>
                  <w:jc w:val="left"/>
                  <w:rPr/>
                </w:pPr>
                <w:sdt>
                  <w:sdtPr>
                    <w:id w:val="1722872918"/>
                    <w:tag w:val="goog_rdk_57"/>
                  </w:sdtPr>
                  <w:sdtContent>
                    <w:commentRangeStart w:id="45"/>
                  </w:sdtContent>
                </w:sdt>
                <w:r w:rsidDel="00000000" w:rsidR="00000000" w:rsidRPr="00000000">
                  <w:rPr>
                    <w:rtl w:val="0"/>
                  </w:rPr>
                  <w:t xml:space="preserve">Система должна иметь простой и понятный пользовательский интерфейс для взаимодействия. Время поиска нужного ВУЗа или ССУЗа по некоторым критериям не должно превышать 2 минут.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Rule="auto"/>
                  <w:jc w:val="left"/>
                  <w:rPr/>
                </w:pPr>
                <w:commentRangeEnd w:id="45"/>
                <w:r w:rsidDel="00000000" w:rsidR="00000000" w:rsidRPr="00000000">
                  <w:commentReference w:id="45"/>
                </w:r>
                <w:r w:rsidDel="00000000" w:rsidR="00000000" w:rsidRPr="00000000">
                  <w:rPr>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Rule="auto"/>
                  <w:jc w:val="left"/>
                  <w:rPr/>
                </w:pPr>
                <w:r w:rsidDel="00000000" w:rsidR="00000000" w:rsidRPr="00000000">
                  <w:rPr>
                    <w:rtl w:val="0"/>
                  </w:rPr>
                  <w:t xml:space="preserve">При различных разрешениях экрана в браузере система должна правильно отражать содержимое сайта.</w:t>
                </w:r>
              </w:p>
              <w:p w:rsidR="00000000" w:rsidDel="00000000" w:rsidP="00000000" w:rsidRDefault="00000000" w:rsidRPr="00000000" w14:paraId="0000011B">
                <w:pPr>
                  <w:widowControl w:val="0"/>
                  <w:spacing w:after="0" w:lineRule="auto"/>
                  <w:jc w:val="left"/>
                  <w:rPr/>
                </w:pPr>
                <w:r w:rsidDel="00000000" w:rsidR="00000000" w:rsidRPr="00000000">
                  <w:rPr>
                    <w:rtl w:val="0"/>
                  </w:rPr>
                </w:r>
              </w:p>
              <w:p w:rsidR="00000000" w:rsidDel="00000000" w:rsidP="00000000" w:rsidRDefault="00000000" w:rsidRPr="00000000" w14:paraId="0000011C">
                <w:pPr>
                  <w:widowControl w:val="0"/>
                  <w:spacing w:after="0" w:lineRule="auto"/>
                  <w:jc w:val="left"/>
                  <w:rPr/>
                </w:pPr>
                <w:r w:rsidDel="00000000" w:rsidR="00000000" w:rsidRPr="00000000">
                  <w:rPr>
                    <w:rtl w:val="0"/>
                  </w:rPr>
                  <w:t xml:space="preserve">Перечень некоторых необходимых размеров экрана на компьютере (в пикселях): 3840x2160, 2560x1440, 1920x1200, 1920x1080, 1600x900, 1280x720, 640x360.</w:t>
                </w:r>
              </w:p>
              <w:p w:rsidR="00000000" w:rsidDel="00000000" w:rsidP="00000000" w:rsidRDefault="00000000" w:rsidRPr="00000000" w14:paraId="0000011D">
                <w:pPr>
                  <w:widowControl w:val="0"/>
                  <w:spacing w:after="0" w:lineRule="auto"/>
                  <w:jc w:val="left"/>
                  <w:rPr/>
                </w:pPr>
                <w:r w:rsidDel="00000000" w:rsidR="00000000" w:rsidRPr="00000000">
                  <w:rPr>
                    <w:rtl w:val="0"/>
                  </w:rPr>
                </w:r>
              </w:p>
              <w:p w:rsidR="00000000" w:rsidDel="00000000" w:rsidP="00000000" w:rsidRDefault="00000000" w:rsidRPr="00000000" w14:paraId="0000011E">
                <w:pPr>
                  <w:widowControl w:val="0"/>
                  <w:spacing w:after="0" w:lineRule="auto"/>
                  <w:jc w:val="left"/>
                  <w:rPr/>
                </w:pPr>
                <w:r w:rsidDel="00000000" w:rsidR="00000000" w:rsidRPr="00000000">
                  <w:rPr>
                    <w:rtl w:val="0"/>
                  </w:rPr>
                  <w:t xml:space="preserve">Перечень  некоторых необходимых размеров экрана на телефоне/планшете: 2732x2048, 2388x1668, 2048x1536, 1280x800, 430x932, 393x852, 412x915, 360x800.</w:t>
                </w:r>
              </w:p>
            </w:tc>
          </w:tr>
          <w:tr>
            <w:trPr>
              <w:cantSplit w:val="0"/>
              <w:trHeight w:val="509.9765625000054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Rule="auto"/>
                  <w:jc w:val="left"/>
                  <w:rPr/>
                </w:pPr>
                <w:r w:rsidDel="00000000" w:rsidR="00000000" w:rsidRPr="00000000">
                  <w:rPr>
                    <w:rtl w:val="0"/>
                  </w:rPr>
                  <w:t xml:space="preserve">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Rule="auto"/>
                  <w:jc w:val="left"/>
                  <w:rPr/>
                </w:pPr>
                <w:r w:rsidDel="00000000" w:rsidR="00000000" w:rsidRPr="00000000">
                  <w:rPr>
                    <w:rtl w:val="0"/>
                  </w:rPr>
                  <w:t xml:space="preserve">Новый пользователь должен разобраться в основных функциях системы без обращения к документации сайта, руководству пользователя или иной справочной литературе, относящейся к веб ресурсу.</w:t>
                </w:r>
              </w:p>
            </w:tc>
          </w:tr>
          <w:tr>
            <w:trPr>
              <w:cantSplit w:val="0"/>
              <w:trHeight w:val="509.9765625000054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Rule="auto"/>
                  <w:jc w:val="left"/>
                  <w:rPr/>
                </w:pPr>
                <w:r w:rsidDel="00000000" w:rsidR="00000000" w:rsidRPr="00000000">
                  <w:rPr>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Rule="auto"/>
                  <w:jc w:val="left"/>
                  <w:rPr/>
                </w:pPr>
                <w:r w:rsidDel="00000000" w:rsidR="00000000" w:rsidRPr="00000000">
                  <w:rPr>
                    <w:rtl w:val="0"/>
                  </w:rPr>
                  <w:t xml:space="preserve">Навигационные элементы должны располагаться единообразно на всех страницах системы. Не допускается расхождение информации на разных страницах.</w:t>
                </w:r>
              </w:p>
            </w:tc>
          </w:tr>
          <w:tr>
            <w:trPr>
              <w:cantSplit w:val="0"/>
              <w:trHeight w:val="509.9765625000054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Rule="auto"/>
                  <w:jc w:val="left"/>
                  <w:rPr/>
                </w:pPr>
                <w:r w:rsidDel="00000000" w:rsidR="00000000" w:rsidRPr="00000000">
                  <w:rPr>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Rule="auto"/>
                  <w:jc w:val="left"/>
                  <w:rPr/>
                </w:pPr>
                <w:r w:rsidDel="00000000" w:rsidR="00000000" w:rsidRPr="00000000">
                  <w:rPr>
                    <w:rtl w:val="0"/>
                  </w:rPr>
                  <w:t xml:space="preserve">Предоставление дополнительного функционала или визуальных элементов системы для людей с </w:t>
                </w:r>
                <w:r w:rsidDel="00000000" w:rsidR="00000000" w:rsidRPr="00000000">
                  <w:rPr>
                    <w:i w:val="1"/>
                    <w:iCs w:val="1"/>
                    <w:u w:val="single"/>
                    <w:rtl w:val="0"/>
                  </w:rPr>
                  <w:t xml:space="preserve">ОВЗ</w:t>
                </w:r>
                <w:r w:rsidDel="00000000" w:rsidR="00000000" w:rsidRPr="00000000">
                  <w:rPr>
                    <w:rtl w:val="0"/>
                  </w:rPr>
                  <w:t xml:space="preserve"> не предусматривается.</w:t>
                </w:r>
              </w:p>
            </w:tc>
          </w:tr>
        </w:tbl>
      </w:sdtContent>
    </w:sdt>
    <w:p w:rsidR="00000000" w:rsidDel="00000000" w:rsidP="00000000" w:rsidRDefault="00000000" w:rsidRPr="00000000" w14:paraId="00000125">
      <w:pPr>
        <w:pStyle w:val="Heading3"/>
        <w:rPr/>
      </w:pPr>
      <w:bookmarkStart w:colFirst="0" w:colLast="0" w:name="_heading=h.osflb2y421qr" w:id="14"/>
      <w:bookmarkEnd w:id="14"/>
      <w:r w:rsidDel="00000000" w:rsidR="00000000" w:rsidRPr="00000000">
        <w:rPr>
          <w:rtl w:val="0"/>
        </w:rPr>
        <w:t xml:space="preserve">2</w:t>
      </w:r>
      <w:sdt>
        <w:sdtPr>
          <w:id w:val="-1815711793"/>
          <w:tag w:val="goog_rdk_59"/>
        </w:sdtPr>
        <w:sdtContent>
          <w:commentRangeStart w:id="46"/>
        </w:sdtContent>
      </w:sdt>
      <w:r w:rsidDel="00000000" w:rsidR="00000000" w:rsidRPr="00000000">
        <w:rPr>
          <w:rtl w:val="0"/>
        </w:rPr>
        <w:t xml:space="preserve">.3 Reliability requirements</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126">
      <w:pPr>
        <w:pStyle w:val="Heading3"/>
        <w:rPr>
          <w:rFonts w:ascii="Arial" w:cs="Arial" w:eastAsia="Arial" w:hAnsi="Arial"/>
          <w:b w:val="1"/>
          <w:bCs w:val="1"/>
          <w:sz w:val="26"/>
          <w:szCs w:val="26"/>
        </w:rPr>
      </w:pPr>
      <w:bookmarkStart w:colFirst="0" w:colLast="0" w:name="_heading=h.wk5s9cpiu36x" w:id="15"/>
      <w:bookmarkEnd w:id="15"/>
      <w:r w:rsidDel="00000000" w:rsidR="00000000" w:rsidRPr="00000000">
        <w:rPr>
          <w:rFonts w:ascii="Times New Roman" w:cs="Times New Roman" w:eastAsia="Times New Roman" w:hAnsi="Times New Roman"/>
          <w:b w:val="0"/>
          <w:bCs w:val="0"/>
          <w:sz w:val="24"/>
          <w:szCs w:val="24"/>
          <w:rtl w:val="0"/>
        </w:rPr>
        <w:t xml:space="preserve">В данном разделе описаны требования по надежности системы</w:t>
      </w:r>
      <w:r w:rsidDel="00000000" w:rsidR="00000000" w:rsidRPr="00000000">
        <w:rPr>
          <w:rtl w:val="0"/>
        </w:rPr>
      </w:r>
    </w:p>
    <w:sdt>
      <w:sdtPr>
        <w:lock w:val="contentLocked"/>
        <w:id w:val="-1017093017"/>
        <w:tag w:val="goog_rdk_60"/>
      </w:sdtPr>
      <w:sdtContent>
        <w:tbl>
          <w:tblPr>
            <w:tblStyle w:val="Table6"/>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110"/>
            <w:gridCol w:w="6570"/>
            <w:tblGridChange w:id="0">
              <w:tblGrid>
                <w:gridCol w:w="1905"/>
                <w:gridCol w:w="1110"/>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Rule="auto"/>
                  <w:jc w:val="left"/>
                  <w:rPr>
                    <w:b w:val="1"/>
                    <w:bCs w:val="1"/>
                  </w:rPr>
                </w:pPr>
                <w:r w:rsidDel="00000000" w:rsidR="00000000" w:rsidRPr="00000000">
                  <w:rPr>
                    <w:b w:val="1"/>
                    <w:bCs w:val="1"/>
                    <w:rtl w:val="0"/>
                  </w:rPr>
                  <w:t xml:space="preserve">Группа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Rule="auto"/>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Rule="auto"/>
                  <w:jc w:val="left"/>
                  <w:rPr>
                    <w:b w:val="1"/>
                    <w:bCs w:val="1"/>
                  </w:rPr>
                </w:pPr>
                <w:r w:rsidDel="00000000" w:rsidR="00000000" w:rsidRPr="00000000">
                  <w:rPr>
                    <w:b w:val="1"/>
                    <w:bCs w:val="1"/>
                    <w:rtl w:val="0"/>
                  </w:rPr>
                  <w:t xml:space="preserve">Описание</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Rule="auto"/>
                  <w:jc w:val="left"/>
                  <w:rPr>
                    <w:b w:val="1"/>
                    <w:bCs w:val="1"/>
                    <w:sz w:val="22"/>
                    <w:szCs w:val="22"/>
                  </w:rPr>
                </w:pPr>
                <w:r w:rsidDel="00000000" w:rsidR="00000000" w:rsidRPr="00000000">
                  <w:rPr>
                    <w:b w:val="1"/>
                    <w:bCs w:val="1"/>
                    <w:sz w:val="22"/>
                    <w:szCs w:val="22"/>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Rule="auto"/>
                  <w:jc w:val="left"/>
                  <w:rPr/>
                </w:pPr>
                <w:r w:rsidDel="00000000" w:rsidR="00000000" w:rsidRPr="00000000">
                  <w:rPr>
                    <w:rtl w:val="0"/>
                  </w:rPr>
                  <w:t xml:space="preserve">2.3.1.1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Rule="auto"/>
                  <w:jc w:val="left"/>
                  <w:rPr/>
                </w:pPr>
                <w:r w:rsidDel="00000000" w:rsidR="00000000" w:rsidRPr="00000000">
                  <w:rPr>
                    <w:rtl w:val="0"/>
                  </w:rPr>
                  <w:t xml:space="preserve">Система должна быть доступна для взаимодействия пользователями по следующим параметрам:</w:t>
                </w:r>
              </w:p>
              <w:p w:rsidR="00000000" w:rsidDel="00000000" w:rsidP="00000000" w:rsidRDefault="00000000" w:rsidRPr="00000000" w14:paraId="0000012D">
                <w:pPr>
                  <w:widowControl w:val="0"/>
                  <w:spacing w:after="0" w:lineRule="auto"/>
                  <w:jc w:val="left"/>
                  <w:rPr/>
                </w:pPr>
                <w:r w:rsidDel="00000000" w:rsidR="00000000" w:rsidRPr="00000000">
                  <w:rPr>
                    <w:rtl w:val="0"/>
                  </w:rPr>
                </w:r>
              </w:p>
              <w:p w:rsidR="00000000" w:rsidDel="00000000" w:rsidP="00000000" w:rsidRDefault="00000000" w:rsidRPr="00000000" w14:paraId="0000012E">
                <w:pPr>
                  <w:widowControl w:val="0"/>
                  <w:spacing w:after="0" w:lineRule="auto"/>
                  <w:jc w:val="left"/>
                  <w:rPr/>
                </w:pPr>
                <w:r w:rsidDel="00000000" w:rsidR="00000000" w:rsidRPr="00000000">
                  <w:rPr>
                    <w:rtl w:val="0"/>
                  </w:rPr>
                  <w:t xml:space="preserve">- В учебный период с сентября по март следующего года – не менее 90%.</w:t>
                </w:r>
              </w:p>
              <w:p w:rsidR="00000000" w:rsidDel="00000000" w:rsidP="00000000" w:rsidRDefault="00000000" w:rsidRPr="00000000" w14:paraId="0000012F">
                <w:pPr>
                  <w:widowControl w:val="0"/>
                  <w:spacing w:after="0" w:lineRule="auto"/>
                  <w:jc w:val="left"/>
                  <w:rPr/>
                </w:pPr>
                <w:r w:rsidDel="00000000" w:rsidR="00000000" w:rsidRPr="00000000">
                  <w:rPr>
                    <w:rtl w:val="0"/>
                  </w:rPr>
                  <w:t xml:space="preserve">- В период с апреля по июль – не менее 99%</w:t>
                </w:r>
              </w:p>
              <w:p w:rsidR="00000000" w:rsidDel="00000000" w:rsidP="00000000" w:rsidRDefault="00000000" w:rsidRPr="00000000" w14:paraId="00000130">
                <w:pPr>
                  <w:widowControl w:val="0"/>
                  <w:spacing w:after="0" w:lineRule="auto"/>
                  <w:jc w:val="left"/>
                  <w:rPr/>
                </w:pPr>
                <w:r w:rsidDel="00000000" w:rsidR="00000000" w:rsidRPr="00000000">
                  <w:rPr>
                    <w:rtl w:val="0"/>
                  </w:rPr>
                  <w:t xml:space="preserve">- В августе - не менее 80%</w:t>
                </w:r>
              </w:p>
              <w:p w:rsidR="00000000" w:rsidDel="00000000" w:rsidP="00000000" w:rsidRDefault="00000000" w:rsidRPr="00000000" w14:paraId="00000131">
                <w:pPr>
                  <w:widowControl w:val="0"/>
                  <w:spacing w:after="0" w:lineRule="auto"/>
                  <w:jc w:val="left"/>
                  <w:rPr/>
                </w:pPr>
                <w:r w:rsidDel="00000000" w:rsidR="00000000" w:rsidRPr="00000000">
                  <w:rPr>
                    <w:rtl w:val="0"/>
                  </w:rPr>
                </w:r>
              </w:p>
              <w:p w:rsidR="00000000" w:rsidDel="00000000" w:rsidP="00000000" w:rsidRDefault="00000000" w:rsidRPr="00000000" w14:paraId="00000132">
                <w:pPr>
                  <w:widowControl w:val="0"/>
                  <w:spacing w:after="0" w:lineRule="auto"/>
                  <w:jc w:val="left"/>
                  <w:rPr/>
                </w:pPr>
                <w:r w:rsidDel="00000000" w:rsidR="00000000" w:rsidRPr="00000000">
                  <w:rPr>
                    <w:rtl w:val="0"/>
                  </w:rPr>
                  <w:t xml:space="preserve">Уровни доступности системы пользователям выбраны по причине интереса к рассмотрению учебных заведений в течение года. Интерес нарастает с сентября и достигает своего пика в начале июля, где далее падает в связи с окончательным выбором абитуриента ВУЗа или ССУЗа. В августе интерес к поступлению наименьший.</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Rule="auto"/>
                  <w:jc w:val="left"/>
                  <w:rPr>
                    <w:b w:val="1"/>
                    <w:bCs w:val="1"/>
                    <w:sz w:val="22"/>
                    <w:szCs w:val="22"/>
                  </w:rPr>
                </w:pPr>
                <w:r w:rsidDel="00000000" w:rsidR="00000000" w:rsidRPr="00000000">
                  <w:rPr>
                    <w:b w:val="1"/>
                    <w:bCs w:val="1"/>
                    <w:sz w:val="22"/>
                    <w:szCs w:val="22"/>
                    <w:rtl w:val="0"/>
                  </w:rPr>
                  <w:t xml:space="preserve">Mean Time Between Failures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Rule="auto"/>
                  <w:jc w:val="left"/>
                  <w:rPr/>
                </w:pPr>
                <w:r w:rsidDel="00000000" w:rsidR="00000000" w:rsidRPr="00000000">
                  <w:rPr>
                    <w:rtl w:val="0"/>
                  </w:rPr>
                  <w:t xml:space="preserve">2.3.2.1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Rule="auto"/>
                  <w:jc w:val="left"/>
                  <w:rPr/>
                </w:pPr>
                <w:r w:rsidDel="00000000" w:rsidR="00000000" w:rsidRPr="00000000">
                  <w:rPr>
                    <w:rtl w:val="0"/>
                  </w:rPr>
                  <w:t xml:space="preserve">По причинам, описанным в 3.2.1, показатели следующие:</w:t>
                </w:r>
              </w:p>
              <w:p w:rsidR="00000000" w:rsidDel="00000000" w:rsidP="00000000" w:rsidRDefault="00000000" w:rsidRPr="00000000" w14:paraId="00000136">
                <w:pPr>
                  <w:widowControl w:val="0"/>
                  <w:spacing w:after="0" w:lineRule="auto"/>
                  <w:jc w:val="left"/>
                  <w:rPr/>
                </w:pPr>
                <w:r w:rsidDel="00000000" w:rsidR="00000000" w:rsidRPr="00000000">
                  <w:rPr>
                    <w:rtl w:val="0"/>
                  </w:rPr>
                  <w:t xml:space="preserve">- В учебный период с сентября по март следующего года – небольшие неполадки должны случаться не чаще, чем раз в 2 недели, серьезные проблемы должны случаться не чаще, чем раз в месяц. Проблемы должны случаться желательно по выходным и праздникам, официально зарегистрированным в производственном календаре текущего года.</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Rule="auto"/>
                  <w:jc w:val="left"/>
                  <w:rPr>
                    <w:b w:val="1"/>
                    <w:bCs w:val="1"/>
                    <w:sz w:val="22"/>
                    <w:szCs w:val="22"/>
                  </w:rPr>
                </w:pPr>
                <w:r w:rsidDel="00000000" w:rsidR="00000000" w:rsidRPr="00000000">
                  <w:rPr>
                    <w:b w:val="1"/>
                    <w:bCs w:val="1"/>
                    <w:sz w:val="22"/>
                    <w:szCs w:val="22"/>
                    <w:rtl w:val="0"/>
                  </w:rPr>
                  <w:t xml:space="preserve">Mean Time To Repairг</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Rule="auto"/>
                  <w:jc w:val="left"/>
                  <w:rPr/>
                </w:pPr>
                <w:r w:rsidDel="00000000" w:rsidR="00000000" w:rsidRPr="00000000">
                  <w:rPr>
                    <w:rtl w:val="0"/>
                  </w:rPr>
                  <w:t xml:space="preserve">2.3.3.1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Rule="auto"/>
                  <w:jc w:val="left"/>
                  <w:rPr/>
                </w:pPr>
                <w:r w:rsidDel="00000000" w:rsidR="00000000" w:rsidRPr="00000000">
                  <w:rPr>
                    <w:rtl w:val="0"/>
                  </w:rPr>
                  <w:t xml:space="preserve">По причинам, описанным в 3.2.1, показатели следующие:</w:t>
                  <w:br w:type="textWrapping"/>
                  <w:t xml:space="preserve">- В учебный период с сентября по март следующего года – 20 минут на небольшие исправления. Например, откат до прошлого </w:t>
                </w:r>
                <w:r w:rsidDel="00000000" w:rsidR="00000000" w:rsidRPr="00000000">
                  <w:rPr>
                    <w:i w:val="1"/>
                    <w:iCs w:val="1"/>
                    <w:u w:val="single"/>
                    <w:rtl w:val="0"/>
                  </w:rPr>
                  <w:t xml:space="preserve">снапшота</w:t>
                </w:r>
                <w:r w:rsidDel="00000000" w:rsidR="00000000" w:rsidRPr="00000000">
                  <w:rPr>
                    <w:rtl w:val="0"/>
                  </w:rPr>
                  <w:t xml:space="preserve">.</w:t>
                </w:r>
                <w:r w:rsidDel="00000000" w:rsidR="00000000" w:rsidRPr="00000000">
                  <w:rPr>
                    <w:rtl w:val="0"/>
                  </w:rPr>
                  <w:t xml:space="preserve"> Дается 2 часа на серьезные неполадки или в случае критической проблемы.</w:t>
                </w:r>
              </w:p>
              <w:p w:rsidR="00000000" w:rsidDel="00000000" w:rsidP="00000000" w:rsidRDefault="00000000" w:rsidRPr="00000000" w14:paraId="0000013A">
                <w:pPr>
                  <w:widowControl w:val="0"/>
                  <w:spacing w:after="0" w:lineRule="auto"/>
                  <w:jc w:val="left"/>
                  <w:rPr/>
                </w:pPr>
                <w:r w:rsidDel="00000000" w:rsidR="00000000" w:rsidRPr="00000000">
                  <w:rPr>
                    <w:rtl w:val="0"/>
                  </w:rPr>
                  <w:t xml:space="preserve">- В период с апреля по июль – 10 минут и 1 час аналогично 1 пункту.</w:t>
                </w:r>
              </w:p>
              <w:p w:rsidR="00000000" w:rsidDel="00000000" w:rsidP="00000000" w:rsidRDefault="00000000" w:rsidRPr="00000000" w14:paraId="0000013B">
                <w:pPr>
                  <w:widowControl w:val="0"/>
                  <w:spacing w:after="0" w:lineRule="auto"/>
                  <w:jc w:val="left"/>
                  <w:rPr/>
                </w:pPr>
                <w:r w:rsidDel="00000000" w:rsidR="00000000" w:rsidRPr="00000000">
                  <w:rPr>
                    <w:rtl w:val="0"/>
                  </w:rPr>
                  <w:t xml:space="preserve">- В августе - 30 минут и 4 часа аналогично 1 пункту.</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Rule="auto"/>
                  <w:jc w:val="left"/>
                  <w:rPr>
                    <w:b w:val="1"/>
                    <w:bCs w:val="1"/>
                    <w:sz w:val="22"/>
                    <w:szCs w:val="22"/>
                  </w:rPr>
                </w:pPr>
                <w:r w:rsidDel="00000000" w:rsidR="00000000" w:rsidRPr="00000000">
                  <w:rPr>
                    <w:b w:val="1"/>
                    <w:bCs w:val="1"/>
                    <w:sz w:val="22"/>
                    <w:szCs w:val="22"/>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Rule="auto"/>
                  <w:jc w:val="left"/>
                  <w:rPr/>
                </w:pPr>
                <w:r w:rsidDel="00000000" w:rsidR="00000000" w:rsidRPr="00000000">
                  <w:rPr>
                    <w:rtl w:val="0"/>
                  </w:rPr>
                  <w:t xml:space="preserve">2.3.4.1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Rule="auto"/>
                  <w:jc w:val="left"/>
                  <w:rPr/>
                </w:pPr>
                <w:r w:rsidDel="00000000" w:rsidR="00000000" w:rsidRPr="00000000">
                  <w:rPr>
                    <w:rtl w:val="0"/>
                  </w:rPr>
                  <w:t xml:space="preserve">Проходной балл и стоимость обучения отображаются целым числом с округлением в большую сторону.</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Rule="auto"/>
                  <w:jc w:val="left"/>
                  <w:rPr/>
                </w:pPr>
                <w:r w:rsidDel="00000000" w:rsidR="00000000" w:rsidRPr="00000000">
                  <w:rPr>
                    <w:rtl w:val="0"/>
                  </w:rPr>
                  <w:t xml:space="preserve">2.3.4.2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Rule="auto"/>
                  <w:jc w:val="left"/>
                  <w:rPr/>
                </w:pPr>
                <w:r w:rsidDel="00000000" w:rsidR="00000000" w:rsidRPr="00000000">
                  <w:rPr>
                    <w:rtl w:val="0"/>
                  </w:rPr>
                  <w:t xml:space="preserve">Общая синхронизация данных о стоимости обучения происходит четыре раза за год. Синхронизация порогового балла ЕГЭ происходит раз в день в период с апреля по май, в остальные дни - два раза в неделю.</w:t>
                </w:r>
              </w:p>
            </w:tc>
          </w:tr>
        </w:tbl>
      </w:sdtContent>
    </w:sdt>
    <w:p w:rsidR="00000000" w:rsidDel="00000000" w:rsidP="00000000" w:rsidRDefault="00000000" w:rsidRPr="00000000" w14:paraId="00000142">
      <w:pPr>
        <w:pStyle w:val="Heading3"/>
        <w:rPr>
          <w:sz w:val="26"/>
          <w:szCs w:val="26"/>
        </w:rPr>
      </w:pPr>
      <w:bookmarkStart w:colFirst="0" w:colLast="0" w:name="_heading=h.29hz8gch1nre" w:id="16"/>
      <w:bookmarkEnd w:id="16"/>
      <w:r w:rsidDel="00000000" w:rsidR="00000000" w:rsidRPr="00000000">
        <w:rPr>
          <w:rtl w:val="0"/>
        </w:rPr>
        <w:t xml:space="preserve">2</w:t>
      </w:r>
      <w:r w:rsidDel="00000000" w:rsidR="00000000" w:rsidRPr="00000000">
        <w:rPr>
          <w:rtl w:val="0"/>
        </w:rPr>
        <w:t xml:space="preserve">.4 </w:t>
      </w:r>
      <w:r w:rsidDel="00000000" w:rsidR="00000000" w:rsidRPr="00000000">
        <w:rPr>
          <w:rtl w:val="0"/>
        </w:rPr>
        <w:t xml:space="preserve">Performance</w:t>
      </w:r>
      <w:r w:rsidDel="00000000" w:rsidR="00000000" w:rsidRPr="00000000">
        <w:rPr>
          <w:rtl w:val="0"/>
        </w:rPr>
      </w:r>
    </w:p>
    <w:sdt>
      <w:sdtPr>
        <w:lock w:val="contentLocked"/>
        <w:id w:val="-918987264"/>
        <w:tag w:val="goog_rdk_66"/>
      </w:sdtPr>
      <w:sdtContent>
        <w:tbl>
          <w:tblPr>
            <w:tblStyle w:val="Table7"/>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110"/>
            <w:gridCol w:w="6570"/>
            <w:tblGridChange w:id="0">
              <w:tblGrid>
                <w:gridCol w:w="1905"/>
                <w:gridCol w:w="1110"/>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Rule="auto"/>
                  <w:jc w:val="left"/>
                  <w:rPr>
                    <w:b w:val="1"/>
                    <w:bCs w:val="1"/>
                  </w:rPr>
                </w:pPr>
                <w:r w:rsidDel="00000000" w:rsidR="00000000" w:rsidRPr="00000000">
                  <w:rPr>
                    <w:b w:val="1"/>
                    <w:bCs w:val="1"/>
                    <w:rtl w:val="0"/>
                  </w:rPr>
                  <w:t xml:space="preserve">Группа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Rule="auto"/>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Rule="auto"/>
                  <w:jc w:val="left"/>
                  <w:rPr>
                    <w:b w:val="1"/>
                    <w:bCs w:val="1"/>
                  </w:rPr>
                </w:pPr>
                <w:r w:rsidDel="00000000" w:rsidR="00000000" w:rsidRPr="00000000">
                  <w:rPr>
                    <w:b w:val="1"/>
                    <w:bCs w:val="1"/>
                    <w:rtl w:val="0"/>
                  </w:rPr>
                  <w:t xml:space="preserve">Описание</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Rule="auto"/>
                  <w:jc w:val="left"/>
                  <w:rPr>
                    <w:b w:val="1"/>
                    <w:bCs w:val="1"/>
                    <w:sz w:val="22"/>
                    <w:szCs w:val="22"/>
                  </w:rPr>
                </w:pPr>
                <w:r w:rsidDel="00000000" w:rsidR="00000000" w:rsidRPr="00000000">
                  <w:rPr>
                    <w:b w:val="1"/>
                    <w:bCs w:val="1"/>
                    <w:sz w:val="22"/>
                    <w:szCs w:val="22"/>
                    <w:rtl w:val="0"/>
                  </w:rPr>
                  <w:t xml:space="preserve">Вводные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Rule="auto"/>
                  <w:jc w:val="left"/>
                  <w:rPr/>
                </w:pPr>
                <w:r w:rsidDel="00000000" w:rsidR="00000000" w:rsidRPr="00000000">
                  <w:rPr>
                    <w:rtl w:val="0"/>
                  </w:rPr>
                  <w:t xml:space="preserve">2</w:t>
                </w:r>
                <w:r w:rsidDel="00000000" w:rsidR="00000000" w:rsidRPr="00000000">
                  <w:rPr>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Rule="auto"/>
                  <w:jc w:val="left"/>
                  <w:rPr/>
                </w:pPr>
                <w:r w:rsidDel="00000000" w:rsidR="00000000" w:rsidRPr="00000000">
                  <w:rPr>
                    <w:rtl w:val="0"/>
                  </w:rPr>
                  <w:t xml:space="preserve">По данным газеты “</w:t>
                </w:r>
                <w:sdt>
                  <w:sdtPr>
                    <w:id w:val="1423487530"/>
                    <w:tag w:val="goog_rdk_61"/>
                  </w:sdtPr>
                  <w:sdtContent>
                    <w:commentRangeStart w:id="47"/>
                  </w:sdtContent>
                </w:sdt>
                <w:r w:rsidDel="00000000" w:rsidR="00000000" w:rsidRPr="00000000">
                  <w:rPr>
                    <w:rtl w:val="0"/>
                  </w:rPr>
                  <w:t xml:space="preserve">Интерфакс</w:t>
                </w:r>
                <w:commentRangeEnd w:id="47"/>
                <w:r w:rsidDel="00000000" w:rsidR="00000000" w:rsidRPr="00000000">
                  <w:commentReference w:id="47"/>
                </w:r>
                <w:r w:rsidDel="00000000" w:rsidR="00000000" w:rsidRPr="00000000">
                  <w:rPr>
                    <w:rtl w:val="0"/>
                  </w:rPr>
                  <w:t xml:space="preserve">” 904 тысячи абитуриентов поступили в вузы (</w:t>
                </w:r>
                <w:r w:rsidDel="00000000" w:rsidR="00000000" w:rsidRPr="00000000">
                  <w:rPr>
                    <w:b w:val="1"/>
                    <w:bCs w:val="1"/>
                    <w:rtl w:val="0"/>
                  </w:rPr>
                  <w:t xml:space="preserve">A</w:t>
                </w:r>
                <w:r w:rsidDel="00000000" w:rsidR="00000000" w:rsidRPr="00000000">
                  <w:rPr>
                    <w:rtl w:val="0"/>
                  </w:rPr>
                  <w:t xml:space="preserve">), 1.3 миллиона человек - в </w:t>
                </w:r>
                <w:sdt>
                  <w:sdtPr>
                    <w:id w:val="-1211348046"/>
                    <w:tag w:val="goog_rdk_62"/>
                  </w:sdtPr>
                  <w:sdtContent>
                    <w:commentRangeStart w:id="48"/>
                  </w:sdtContent>
                </w:sdt>
                <w:r w:rsidDel="00000000" w:rsidR="00000000" w:rsidRPr="00000000">
                  <w:rPr>
                    <w:rtl w:val="0"/>
                  </w:rPr>
                  <w:t xml:space="preserve">ссузы</w:t>
                </w:r>
                <w:commentRangeEnd w:id="48"/>
                <w:r w:rsidDel="00000000" w:rsidR="00000000" w:rsidRPr="00000000">
                  <w:commentReference w:id="48"/>
                </w:r>
                <w:r w:rsidDel="00000000" w:rsidR="00000000" w:rsidRPr="00000000">
                  <w:rPr>
                    <w:rtl w:val="0"/>
                  </w:rPr>
                  <w:t xml:space="preserve"> России (</w:t>
                </w:r>
                <w:r w:rsidDel="00000000" w:rsidR="00000000" w:rsidRPr="00000000">
                  <w:rPr>
                    <w:b w:val="1"/>
                    <w:bCs w:val="1"/>
                    <w:rtl w:val="0"/>
                  </w:rPr>
                  <w:t xml:space="preserve">B</w:t>
                </w:r>
                <w:r w:rsidDel="00000000" w:rsidR="00000000" w:rsidRPr="00000000">
                  <w:rPr>
                    <w:rtl w:val="0"/>
                  </w:rPr>
                  <w:t xml:space="preserve">).</w:t>
                  <w:br w:type="textWrapping"/>
                  <w:br w:type="textWrapping"/>
                  <w:t xml:space="preserve">Предположим, что пересечение A и B составляет 350 тысяч человек. Тогда общая заинтересованная целевая аудитория примерно 1.904 млн человек. Это только те, кто подали документы.</w:t>
                </w:r>
              </w:p>
              <w:p w:rsidR="00000000" w:rsidDel="00000000" w:rsidP="00000000" w:rsidRDefault="00000000" w:rsidRPr="00000000" w14:paraId="00000149">
                <w:pPr>
                  <w:widowControl w:val="0"/>
                  <w:spacing w:after="0" w:lineRule="auto"/>
                  <w:jc w:val="left"/>
                  <w:rPr/>
                </w:pPr>
                <w:r w:rsidDel="00000000" w:rsidR="00000000" w:rsidRPr="00000000">
                  <w:rPr>
                    <w:rtl w:val="0"/>
                  </w:rPr>
                </w:r>
              </w:p>
              <w:p w:rsidR="00000000" w:rsidDel="00000000" w:rsidP="00000000" w:rsidRDefault="00000000" w:rsidRPr="00000000" w14:paraId="0000014A">
                <w:pPr>
                  <w:widowControl w:val="0"/>
                  <w:spacing w:after="0" w:lineRule="auto"/>
                  <w:jc w:val="left"/>
                  <w:rPr/>
                </w:pPr>
                <w:r w:rsidDel="00000000" w:rsidR="00000000" w:rsidRPr="00000000">
                  <w:rPr>
                    <w:rtl w:val="0"/>
                  </w:rPr>
                  <w:t xml:space="preserve">Косвенные показатели: всего было </w:t>
                </w:r>
                <w:sdt>
                  <w:sdtPr>
                    <w:id w:val="122926199"/>
                    <w:tag w:val="goog_rdk_63"/>
                  </w:sdtPr>
                  <w:sdtContent>
                    <w:commentRangeStart w:id="49"/>
                  </w:sdtContent>
                </w:sdt>
                <w:r w:rsidDel="00000000" w:rsidR="00000000" w:rsidRPr="00000000">
                  <w:rPr>
                    <w:rtl w:val="0"/>
                  </w:rPr>
                  <w:t xml:space="preserve">подано</w:t>
                </w:r>
                <w:commentRangeEnd w:id="49"/>
                <w:r w:rsidDel="00000000" w:rsidR="00000000" w:rsidRPr="00000000">
                  <w:commentReference w:id="49"/>
                </w:r>
                <w:r w:rsidDel="00000000" w:rsidR="00000000" w:rsidRPr="00000000">
                  <w:rPr>
                    <w:rtl w:val="0"/>
                  </w:rPr>
                  <w:t xml:space="preserve"> около 12 млн заявлений в вузы. Таким образом, можно предположить, что </w:t>
                </w:r>
                <w:r w:rsidDel="00000000" w:rsidR="00000000" w:rsidRPr="00000000">
                  <w:rPr>
                    <w:b w:val="1"/>
                    <w:bCs w:val="1"/>
                    <w:rtl w:val="0"/>
                  </w:rPr>
                  <w:t xml:space="preserve">5-7 млн человек</w:t>
                </w:r>
                <w:r w:rsidDel="00000000" w:rsidR="00000000" w:rsidRPr="00000000">
                  <w:rPr>
                    <w:rtl w:val="0"/>
                  </w:rPr>
                  <w:t xml:space="preserve"> так или иначе выбирали вуз или ссуз для поступления</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Rule="auto"/>
                  <w:jc w:val="left"/>
                  <w:rPr/>
                </w:pPr>
                <w:r w:rsidDel="00000000" w:rsidR="00000000" w:rsidRPr="00000000">
                  <w:rPr>
                    <w:rtl w:val="0"/>
                  </w:rPr>
                  <w:t xml:space="preserve">2.4.1.2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Rule="auto"/>
                  <w:jc w:val="left"/>
                  <w:rPr/>
                </w:pPr>
                <w:r w:rsidDel="00000000" w:rsidR="00000000" w:rsidRPr="00000000">
                  <w:rPr>
                    <w:rtl w:val="0"/>
                  </w:rPr>
                  <w:t xml:space="preserve">Объем рынка: пусть приложение занимает 20% от доли рынка сайтов для абитуриентов. Тогда целевой объем участников рынка: 0.2 * ~ 6 = 1.2 млн человек.</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Rule="auto"/>
                  <w:jc w:val="left"/>
                  <w:rPr/>
                </w:pPr>
                <w:r w:rsidDel="00000000" w:rsidR="00000000" w:rsidRPr="00000000">
                  <w:rPr>
                    <w:rtl w:val="0"/>
                  </w:rPr>
                  <w:t xml:space="preserve">2.4.1.3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Rule="auto"/>
                  <w:jc w:val="left"/>
                  <w:rPr/>
                </w:pPr>
                <w:r w:rsidDel="00000000" w:rsidR="00000000" w:rsidRPr="00000000">
                  <w:rPr>
                    <w:rtl w:val="0"/>
                  </w:rPr>
                  <w:t xml:space="preserve">Другие вводные данные:</w:t>
                </w:r>
              </w:p>
              <w:p w:rsidR="00000000" w:rsidDel="00000000" w:rsidP="00000000" w:rsidRDefault="00000000" w:rsidRPr="00000000" w14:paraId="00000151">
                <w:pPr>
                  <w:widowControl w:val="0"/>
                  <w:spacing w:after="0" w:lineRule="auto"/>
                  <w:ind w:left="0" w:firstLine="0"/>
                  <w:jc w:val="left"/>
                  <w:rPr/>
                </w:pPr>
                <w:r w:rsidDel="00000000" w:rsidR="00000000" w:rsidRPr="00000000">
                  <w:rPr>
                    <w:rtl w:val="0"/>
                  </w:rPr>
                  <w:t xml:space="preserve">- Предположительное количество регистраций на человека - 1/100.</w:t>
                </w:r>
              </w:p>
              <w:p w:rsidR="00000000" w:rsidDel="00000000" w:rsidP="00000000" w:rsidRDefault="00000000" w:rsidRPr="00000000" w14:paraId="00000152">
                <w:pPr>
                  <w:widowControl w:val="0"/>
                  <w:spacing w:after="0" w:lineRule="auto"/>
                  <w:ind w:left="0" w:firstLine="0"/>
                  <w:jc w:val="left"/>
                  <w:rPr/>
                </w:pPr>
                <w:r w:rsidDel="00000000" w:rsidR="00000000" w:rsidRPr="00000000">
                  <w:rPr>
                    <w:rtl w:val="0"/>
                  </w:rPr>
                  <w:t xml:space="preserve">- Предположительный коэффициент просмотра только первой страницы на человека - 30/100.</w:t>
                </w:r>
              </w:p>
              <w:p w:rsidR="00000000" w:rsidDel="00000000" w:rsidP="00000000" w:rsidRDefault="00000000" w:rsidRPr="00000000" w14:paraId="00000153">
                <w:pPr>
                  <w:widowControl w:val="0"/>
                  <w:spacing w:after="0" w:lineRule="auto"/>
                  <w:ind w:left="0" w:firstLine="0"/>
                  <w:jc w:val="left"/>
                  <w:rPr/>
                </w:pPr>
                <w:r w:rsidDel="00000000" w:rsidR="00000000" w:rsidRPr="00000000">
                  <w:rPr>
                    <w:rtl w:val="0"/>
                  </w:rPr>
                  <w:t xml:space="preserve">- Среднее количество запросов пользователя на сессию: 15</w:t>
                </w:r>
              </w:p>
              <w:p w:rsidR="00000000" w:rsidDel="00000000" w:rsidP="00000000" w:rsidRDefault="00000000" w:rsidRPr="00000000" w14:paraId="00000154">
                <w:pPr>
                  <w:widowControl w:val="0"/>
                  <w:spacing w:after="0" w:lineRule="auto"/>
                  <w:ind w:left="0" w:firstLine="0"/>
                  <w:jc w:val="left"/>
                  <w:rPr/>
                </w:pPr>
                <w:r w:rsidDel="00000000" w:rsidR="00000000" w:rsidRPr="00000000">
                  <w:rPr>
                    <w:rtl w:val="0"/>
                  </w:rPr>
                  <w:t xml:space="preserve">- Максимальное количество запросов пользователя на сессию: 60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Rule="auto"/>
                  <w:jc w:val="left"/>
                  <w:rPr>
                    <w:b w:val="1"/>
                    <w:bCs w:val="1"/>
                    <w:sz w:val="22"/>
                    <w:szCs w:val="22"/>
                  </w:rPr>
                </w:pPr>
                <w:r w:rsidDel="00000000" w:rsidR="00000000" w:rsidRPr="00000000">
                  <w:rPr>
                    <w:b w:val="1"/>
                    <w:bCs w:val="1"/>
                    <w:sz w:val="22"/>
                    <w:szCs w:val="22"/>
                    <w:rtl w:val="0"/>
                  </w:rPr>
                  <w:t xml:space="preserve">Requests Per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Rule="auto"/>
                  <w:jc w:val="left"/>
                  <w:rPr/>
                </w:pPr>
                <w:r w:rsidDel="00000000" w:rsidR="00000000" w:rsidRPr="00000000">
                  <w:rPr>
                    <w:rtl w:val="0"/>
                  </w:rPr>
                  <w:t xml:space="preserve">2.4.2.1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Rule="auto"/>
                  <w:jc w:val="left"/>
                  <w:rPr/>
                </w:pPr>
                <w:r w:rsidDel="00000000" w:rsidR="00000000" w:rsidRPr="00000000">
                  <w:rPr>
                    <w:rtl w:val="0"/>
                  </w:rPr>
                  <w:t xml:space="preserve">Предположим, в среднем пользователь изучает информацию по вузам раз в две недели. тогда </w:t>
                </w:r>
                <w:sdt>
                  <w:sdtPr>
                    <w:id w:val="-1303538175"/>
                    <w:tag w:val="goog_rdk_64"/>
                  </w:sdtPr>
                  <w:sdtContent>
                    <w:commentRangeStart w:id="50"/>
                  </w:sdtContent>
                </w:sdt>
                <w:r w:rsidDel="00000000" w:rsidR="00000000" w:rsidRPr="00000000">
                  <w:rPr>
                    <w:rtl w:val="0"/>
                  </w:rPr>
                  <w:t xml:space="preserve">(1.2 * 2.14 / 30) * 30% * 10^6</w:t>
                </w:r>
                <w:commentRangeEnd w:id="50"/>
                <w:r w:rsidDel="00000000" w:rsidR="00000000" w:rsidRPr="00000000">
                  <w:commentReference w:id="50"/>
                </w:r>
                <w:r w:rsidDel="00000000" w:rsidR="00000000" w:rsidRPr="00000000">
                  <w:rPr>
                    <w:rtl w:val="0"/>
                  </w:rPr>
                  <w:t xml:space="preserve"> = ~</w:t>
                </w:r>
                <w:r w:rsidDel="00000000" w:rsidR="00000000" w:rsidRPr="00000000">
                  <w:rPr>
                    <w:b w:val="1"/>
                    <w:bCs w:val="1"/>
                    <w:rtl w:val="0"/>
                  </w:rPr>
                  <w:t xml:space="preserve">24000 человек в день изучают вузы на платформе в учебный период (&gt;1 визита страницы)</w:t>
                </w: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Rule="auto"/>
                  <w:jc w:val="left"/>
                  <w:rPr/>
                </w:pPr>
                <w:r w:rsidDel="00000000" w:rsidR="00000000" w:rsidRPr="00000000">
                  <w:rPr>
                    <w:rtl w:val="0"/>
                  </w:rPr>
                  <w:t xml:space="preserve">2.4.2.2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Rule="auto"/>
                  <w:jc w:val="left"/>
                  <w:rPr/>
                </w:pPr>
                <w:r w:rsidDel="00000000" w:rsidR="00000000" w:rsidRPr="00000000">
                  <w:rPr>
                    <w:rtl w:val="0"/>
                  </w:rPr>
                  <w:t xml:space="preserve">Пусть пиковая нагрузка (июнь-июль, когда идет приемная кампания): 10 запросов/секунду</w:t>
                </w:r>
              </w:p>
              <w:p w:rsidR="00000000" w:rsidDel="00000000" w:rsidP="00000000" w:rsidRDefault="00000000" w:rsidRPr="00000000" w14:paraId="0000015B">
                <w:pPr>
                  <w:widowControl w:val="0"/>
                  <w:spacing w:after="0" w:lineRule="auto"/>
                  <w:jc w:val="left"/>
                  <w:rPr/>
                </w:pPr>
                <w:r w:rsidDel="00000000" w:rsidR="00000000" w:rsidRPr="00000000">
                  <w:rPr>
                    <w:rtl w:val="0"/>
                  </w:rPr>
                  <w:t xml:space="preserve">Коэффициент пиковой нагрузки: 10:1</w:t>
                </w:r>
              </w:p>
              <w:p w:rsidR="00000000" w:rsidDel="00000000" w:rsidP="00000000" w:rsidRDefault="00000000" w:rsidRPr="00000000" w14:paraId="0000015C">
                <w:pPr>
                  <w:widowControl w:val="0"/>
                  <w:spacing w:after="0" w:lineRule="auto"/>
                  <w:jc w:val="left"/>
                  <w:rPr/>
                </w:pPr>
                <w:r w:rsidDel="00000000" w:rsidR="00000000" w:rsidRPr="00000000">
                  <w:rPr>
                    <w:rtl w:val="0"/>
                  </w:rPr>
                  <w:t xml:space="preserve">Часы пик: 10:00-14:00, 18:00-22:00 (30% суточной нагрузки)</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Rule="auto"/>
                  <w:jc w:val="left"/>
                  <w:rPr/>
                </w:pPr>
                <w:r w:rsidDel="00000000" w:rsidR="00000000" w:rsidRPr="00000000">
                  <w:rPr>
                    <w:rtl w:val="0"/>
                  </w:rPr>
                  <w:t xml:space="preserve">2.4.2.3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Rule="auto"/>
                  <w:jc w:val="left"/>
                  <w:rPr/>
                </w:pPr>
                <w:r w:rsidDel="00000000" w:rsidR="00000000" w:rsidRPr="00000000">
                  <w:rPr>
                    <w:rtl w:val="0"/>
                  </w:rPr>
                  <w:t xml:space="preserve">Средняя нагрузка на БД: 5 запросов/секунду</w:t>
                </w:r>
              </w:p>
              <w:p w:rsidR="00000000" w:rsidDel="00000000" w:rsidP="00000000" w:rsidRDefault="00000000" w:rsidRPr="00000000" w14:paraId="00000160">
                <w:pPr>
                  <w:widowControl w:val="0"/>
                  <w:spacing w:after="0" w:lineRule="auto"/>
                  <w:jc w:val="left"/>
                  <w:rPr/>
                </w:pPr>
                <w:r w:rsidDel="00000000" w:rsidR="00000000" w:rsidRPr="00000000">
                  <w:rPr>
                    <w:rtl w:val="0"/>
                  </w:rPr>
                  <w:t xml:space="preserve">Пик: 50 запросов/секунду </w:t>
                </w:r>
              </w:p>
              <w:p w:rsidR="00000000" w:rsidDel="00000000" w:rsidP="00000000" w:rsidRDefault="00000000" w:rsidRPr="00000000" w14:paraId="00000161">
                <w:pPr>
                  <w:widowControl w:val="0"/>
                  <w:spacing w:after="0" w:lineRule="auto"/>
                  <w:jc w:val="left"/>
                  <w:rPr/>
                </w:pPr>
                <w:r w:rsidDel="00000000" w:rsidR="00000000" w:rsidRPr="00000000">
                  <w:rPr>
                    <w:rtl w:val="0"/>
                  </w:rPr>
                  <w:t xml:space="preserve">Коэффициент: 3.5 </w:t>
                </w:r>
                <w:r w:rsidDel="00000000" w:rsidR="00000000" w:rsidRPr="00000000">
                  <w:rPr>
                    <w:i w:val="1"/>
                    <w:iCs w:val="1"/>
                    <w:u w:val="single"/>
                    <w:rtl w:val="0"/>
                  </w:rPr>
                  <w:t xml:space="preserve">SQL</w:t>
                </w:r>
                <w:r w:rsidDel="00000000" w:rsidR="00000000" w:rsidRPr="00000000">
                  <w:rPr>
                    <w:rtl w:val="0"/>
                  </w:rPr>
                  <w:t xml:space="preserve">-запросов на 1 пользовательский запрос</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Rule="auto"/>
                  <w:jc w:val="left"/>
                  <w:rPr/>
                </w:pPr>
                <w:r w:rsidDel="00000000" w:rsidR="00000000" w:rsidRPr="00000000">
                  <w:rPr>
                    <w:rtl w:val="0"/>
                  </w:rPr>
                  <w:t xml:space="preserve">2.4.2.4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Rule="auto"/>
                  <w:jc w:val="left"/>
                  <w:rPr/>
                </w:pPr>
                <w:r w:rsidDel="00000000" w:rsidR="00000000" w:rsidRPr="00000000">
                  <w:rPr>
                    <w:rtl w:val="0"/>
                  </w:rPr>
                  <w:t xml:space="preserve">Из 2.4.2.3: </w:t>
                </w:r>
              </w:p>
              <w:p w:rsidR="00000000" w:rsidDel="00000000" w:rsidP="00000000" w:rsidRDefault="00000000" w:rsidRPr="00000000" w14:paraId="00000165">
                <w:pPr>
                  <w:widowControl w:val="0"/>
                  <w:spacing w:after="0" w:lineRule="auto"/>
                  <w:jc w:val="left"/>
                  <w:rPr/>
                </w:pPr>
                <w:r w:rsidDel="00000000" w:rsidR="00000000" w:rsidRPr="00000000">
                  <w:rPr>
                    <w:rtl w:val="0"/>
                  </w:rPr>
                  <w:t xml:space="preserve">Пиковое кол-во SQL запросов: 3.5*50 = 175, среднее: 17.5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Rule="auto"/>
                  <w:jc w:val="left"/>
                  <w:rPr/>
                </w:pPr>
                <w:r w:rsidDel="00000000" w:rsidR="00000000" w:rsidRPr="00000000">
                  <w:rPr>
                    <w:rtl w:val="0"/>
                  </w:rPr>
                  <w:t xml:space="preserve">2.4.2.5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Rule="auto"/>
                  <w:jc w:val="left"/>
                  <w:rPr/>
                </w:pPr>
                <w:r w:rsidDel="00000000" w:rsidR="00000000" w:rsidRPr="00000000">
                  <w:rPr>
                    <w:rtl w:val="0"/>
                  </w:rPr>
                  <w:t xml:space="preserve">Средний </w:t>
                </w:r>
                <w:r w:rsidDel="00000000" w:rsidR="00000000" w:rsidRPr="00000000">
                  <w:rPr>
                    <w:i w:val="1"/>
                    <w:iCs w:val="1"/>
                    <w:u w:val="single"/>
                    <w:rtl w:val="0"/>
                  </w:rPr>
                  <w:t xml:space="preserve">RPS</w:t>
                </w:r>
                <w:r w:rsidDel="00000000" w:rsidR="00000000" w:rsidRPr="00000000">
                  <w:rPr>
                    <w:rtl w:val="0"/>
                  </w:rPr>
                  <w:t xml:space="preserve">:</w:t>
                </w:r>
              </w:p>
              <w:p w:rsidR="00000000" w:rsidDel="00000000" w:rsidP="00000000" w:rsidRDefault="00000000" w:rsidRPr="00000000" w14:paraId="00000169">
                <w:pPr>
                  <w:widowControl w:val="0"/>
                  <w:spacing w:after="0" w:lineRule="auto"/>
                  <w:jc w:val="left"/>
                  <w:rPr>
                    <w:b w:val="1"/>
                    <w:bCs w:val="1"/>
                  </w:rPr>
                </w:pPr>
                <w:r w:rsidDel="00000000" w:rsidR="00000000" w:rsidRPr="00000000">
                  <w:rPr>
                    <w:rtl w:val="0"/>
                  </w:rPr>
                  <w:t xml:space="preserve">(24000 * 15) / (12*60*60) = 360.000 / 43.200 = </w:t>
                </w:r>
                <w:r w:rsidDel="00000000" w:rsidR="00000000" w:rsidRPr="00000000">
                  <w:rPr>
                    <w:b w:val="1"/>
                    <w:bCs w:val="1"/>
                    <w:rtl w:val="0"/>
                  </w:rPr>
                  <w:t xml:space="preserve">8.33 RPS</w:t>
                </w:r>
                <w:r w:rsidDel="00000000" w:rsidR="00000000" w:rsidRPr="00000000">
                  <w:rPr>
                    <w:rtl w:val="0"/>
                  </w:rPr>
                  <w:t xml:space="preserve">, где 12*60*60 - активное время пользователей (с 10 утра до 10 вечера). Пиковый RPS отличается, предположительно, в 10 раз больше обычного (</w:t>
                </w:r>
                <w:r w:rsidDel="00000000" w:rsidR="00000000" w:rsidRPr="00000000">
                  <w:rPr>
                    <w:b w:val="1"/>
                    <w:bCs w:val="1"/>
                    <w:rtl w:val="0"/>
                  </w:rPr>
                  <w:t xml:space="preserve">80 RPS)</w:t>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ind w:left="0" w:firstLine="0"/>
                  <w:jc w:val="left"/>
                  <w:rPr>
                    <w:b w:val="1"/>
                    <w:bCs w:val="1"/>
                    <w:sz w:val="22"/>
                    <w:szCs w:val="22"/>
                  </w:rPr>
                </w:pPr>
                <w:r w:rsidDel="00000000" w:rsidR="00000000" w:rsidRPr="00000000">
                  <w:rPr>
                    <w:b w:val="1"/>
                    <w:bCs w:val="1"/>
                    <w:sz w:val="22"/>
                    <w:szCs w:val="22"/>
                    <w:rtl w:val="0"/>
                  </w:rPr>
                  <w:t xml:space="preserve">Сетевая нагрузка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Rule="auto"/>
                  <w:jc w:val="left"/>
                  <w:rPr/>
                </w:pPr>
                <w:r w:rsidDel="00000000" w:rsidR="00000000" w:rsidRPr="00000000">
                  <w:rPr>
                    <w:rtl w:val="0"/>
                  </w:rPr>
                  <w:t xml:space="preserve">2.4.3.1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Rule="auto"/>
                  <w:jc w:val="left"/>
                  <w:rPr/>
                </w:pPr>
                <w:r w:rsidDel="00000000" w:rsidR="00000000" w:rsidRPr="00000000">
                  <w:rPr>
                    <w:rtl w:val="0"/>
                  </w:rPr>
                  <w:t xml:space="preserve">Предположим, что средний размер отправляемых данных для отрисовки страницы - 1-2 МБ за первый запрос и 100-200 КБ за последующие. Возьмем среднее число 170 Кб</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Rule="auto"/>
                  <w:jc w:val="left"/>
                  <w:rPr/>
                </w:pPr>
                <w:r w:rsidDel="00000000" w:rsidR="00000000" w:rsidRPr="00000000">
                  <w:rPr>
                    <w:rtl w:val="0"/>
                  </w:rPr>
                  <w:t xml:space="preserve">2.4.3.2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lineRule="auto"/>
                  <w:rPr/>
                </w:pPr>
                <w:sdt>
                  <w:sdtPr>
                    <w:id w:val="-2027547384"/>
                    <w:tag w:val="goog_rdk_65"/>
                  </w:sdtPr>
                  <w:sdtContent>
                    <w:commentRangeStart w:id="51"/>
                  </w:sdtContent>
                </w:sdt>
                <w:r w:rsidDel="00000000" w:rsidR="00000000" w:rsidRPr="00000000">
                  <w:rPr>
                    <w:rtl w:val="0"/>
                  </w:rPr>
                  <w:t xml:space="preserve">Дневной средний трафик:</w:t>
                </w:r>
              </w:p>
              <w:p w:rsidR="00000000" w:rsidDel="00000000" w:rsidP="00000000" w:rsidRDefault="00000000" w:rsidRPr="00000000" w14:paraId="00000170">
                <w:pPr>
                  <w:spacing w:after="0" w:lineRule="auto"/>
                  <w:rPr/>
                </w:pPr>
                <w:r w:rsidDel="00000000" w:rsidR="00000000" w:rsidRPr="00000000">
                  <w:rPr>
                    <w:rtl w:val="0"/>
                  </w:rPr>
                  <w:t xml:space="preserve">((8.33*24*60*60)*0.17)/1024 = 119 ГБ/день</w:t>
                </w:r>
              </w:p>
              <w:p w:rsidR="00000000" w:rsidDel="00000000" w:rsidP="00000000" w:rsidRDefault="00000000" w:rsidRPr="00000000" w14:paraId="00000171">
                <w:pPr>
                  <w:spacing w:after="0" w:lineRule="auto"/>
                  <w:rPr/>
                </w:pPr>
                <w:r w:rsidDel="00000000" w:rsidR="00000000" w:rsidRPr="00000000">
                  <w:rPr>
                    <w:rtl w:val="0"/>
                  </w:rPr>
                  <w:t xml:space="preserve">Дневной пиковый трафик:</w:t>
                </w:r>
              </w:p>
              <w:p w:rsidR="00000000" w:rsidDel="00000000" w:rsidP="00000000" w:rsidRDefault="00000000" w:rsidRPr="00000000" w14:paraId="00000172">
                <w:pPr>
                  <w:spacing w:after="0" w:lineRule="auto"/>
                  <w:rPr/>
                </w:pPr>
                <w:r w:rsidDel="00000000" w:rsidR="00000000" w:rsidRPr="00000000">
                  <w:rPr>
                    <w:rtl w:val="0"/>
                  </w:rPr>
                  <w:t xml:space="preserve">((8.33*24*60*60)*0.17)/1024 = 1147 ГБ/день</w:t>
                </w:r>
                <w:commentRangeEnd w:id="51"/>
                <w:r w:rsidDel="00000000" w:rsidR="00000000" w:rsidRPr="00000000">
                  <w:commentReference w:id="51"/>
                </w:r>
                <w:r w:rsidDel="00000000" w:rsidR="00000000" w:rsidRPr="00000000">
                  <w:rPr>
                    <w:rtl w:val="0"/>
                  </w:rPr>
                </w:r>
              </w:p>
            </w:tc>
          </w:tr>
          <w:tr>
            <w:trPr>
              <w:cantSplit w:val="0"/>
              <w:trHeight w:val="1325.90624999998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Rule="auto"/>
                  <w:jc w:val="left"/>
                  <w:rPr/>
                </w:pPr>
                <w:r w:rsidDel="00000000" w:rsidR="00000000" w:rsidRPr="00000000">
                  <w:rPr>
                    <w:rtl w:val="0"/>
                  </w:rPr>
                  <w:t xml:space="preserve">2.4.3.3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Rule="auto"/>
                  <w:jc w:val="left"/>
                  <w:rPr/>
                </w:pPr>
                <w:r w:rsidDel="00000000" w:rsidR="00000000" w:rsidRPr="00000000">
                  <w:rPr>
                    <w:rtl w:val="0"/>
                  </w:rPr>
                  <w:t xml:space="preserve">Из 2.4.3.2:</w:t>
                </w:r>
              </w:p>
              <w:p w:rsidR="00000000" w:rsidDel="00000000" w:rsidP="00000000" w:rsidRDefault="00000000" w:rsidRPr="00000000" w14:paraId="00000176">
                <w:pPr>
                  <w:widowControl w:val="0"/>
                  <w:spacing w:after="0" w:lineRule="auto"/>
                  <w:jc w:val="left"/>
                  <w:rPr/>
                </w:pPr>
                <w:r w:rsidDel="00000000" w:rsidR="00000000" w:rsidRPr="00000000">
                  <w:rPr>
                    <w:rtl w:val="0"/>
                  </w:rPr>
                  <w:t xml:space="preserve">Пропускная способность в обычные дни - 8.33 * 0.17 = 1.42 МБ/с</w:t>
                </w:r>
              </w:p>
              <w:p w:rsidR="00000000" w:rsidDel="00000000" w:rsidP="00000000" w:rsidRDefault="00000000" w:rsidRPr="00000000" w14:paraId="00000177">
                <w:pPr>
                  <w:widowControl w:val="0"/>
                  <w:spacing w:after="0" w:lineRule="auto"/>
                  <w:jc w:val="left"/>
                  <w:rPr/>
                </w:pPr>
                <w:r w:rsidDel="00000000" w:rsidR="00000000" w:rsidRPr="00000000">
                  <w:rPr>
                    <w:rtl w:val="0"/>
                  </w:rPr>
                  <w:t xml:space="preserve">Пропускная способность в пиковые дни - 80 * 0.17 = 13.6 МБ/c</w:t>
                </w:r>
              </w:p>
            </w:tc>
          </w:tr>
          <w:tr>
            <w:trPr>
              <w:cantSplit w:val="0"/>
              <w:trHeight w:val="1325.906249999989"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40" w:lineRule="auto"/>
                  <w:ind w:left="0" w:firstLine="0"/>
                  <w:jc w:val="left"/>
                  <w:rPr>
                    <w:b w:val="1"/>
                    <w:bCs w:val="1"/>
                    <w:sz w:val="22"/>
                    <w:szCs w:val="22"/>
                  </w:rPr>
                </w:pPr>
                <w:r w:rsidDel="00000000" w:rsidR="00000000" w:rsidRPr="00000000">
                  <w:rPr>
                    <w:b w:val="1"/>
                    <w:bCs w:val="1"/>
                    <w:sz w:val="22"/>
                    <w:szCs w:val="22"/>
                    <w:rtl w:val="0"/>
                  </w:rPr>
                  <w:t xml:space="preserve">Bottlenecks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Rule="auto"/>
                  <w:jc w:val="left"/>
                  <w:rPr/>
                </w:pPr>
                <w:r w:rsidDel="00000000" w:rsidR="00000000" w:rsidRPr="00000000">
                  <w:rPr>
                    <w:rtl w:val="0"/>
                  </w:rPr>
                  <w:t xml:space="preserve">2.4.4.0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Rule="auto"/>
                  <w:jc w:val="left"/>
                  <w:rPr/>
                </w:pPr>
                <w:r w:rsidDel="00000000" w:rsidR="00000000" w:rsidRPr="00000000">
                  <w:rPr>
                    <w:rtl w:val="0"/>
                  </w:rPr>
                  <w:t xml:space="preserve">При проектировании ресурса </w:t>
                </w:r>
                <w:hyperlink r:id="rId15">
                  <w:r w:rsidDel="00000000" w:rsidR="00000000" w:rsidRPr="00000000">
                    <w:rPr>
                      <w:color w:val="1155cc"/>
                      <w:u w:val="single"/>
                      <w:rtl w:val="0"/>
                    </w:rPr>
                    <w:t xml:space="preserve">postupi.info</w:t>
                  </w:r>
                </w:hyperlink>
                <w:r w:rsidDel="00000000" w:rsidR="00000000" w:rsidRPr="00000000">
                  <w:rPr>
                    <w:rtl w:val="0"/>
                  </w:rPr>
                  <w:t xml:space="preserve">, могут возникнуть потенциально проблемные места. Однако, если учесть небольшую нагрузку целевой аудитории на сервис, возникновение подобных проблем маловероятно.</w:t>
                </w:r>
              </w:p>
            </w:tc>
          </w:tr>
          <w:tr>
            <w:trPr>
              <w:cantSplit w:val="0"/>
              <w:trHeight w:val="1325.90624999998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Rule="auto"/>
                  <w:jc w:val="left"/>
                  <w:rPr/>
                </w:pPr>
                <w:r w:rsidDel="00000000" w:rsidR="00000000" w:rsidRPr="00000000">
                  <w:rPr>
                    <w:rtl w:val="0"/>
                  </w:rPr>
                  <w:t xml:space="preserve">2.4.4.1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Rule="auto"/>
                  <w:jc w:val="left"/>
                  <w:rPr/>
                </w:pPr>
                <w:r w:rsidDel="00000000" w:rsidR="00000000" w:rsidRPr="00000000">
                  <w:rPr>
                    <w:rtl w:val="0"/>
                  </w:rPr>
                  <w:t xml:space="preserve">Большое количество запросов в даты приемной кампании и экзаменов могут создать большую лишнюю нагрузку. Требуется тщательная оптимизация SQL запросов. В крайнем случае прибегнуть к технологиям кэширования.</w:t>
                </w:r>
              </w:p>
            </w:tc>
          </w:tr>
          <w:tr>
            <w:trPr>
              <w:cantSplit w:val="0"/>
              <w:trHeight w:val="1325.90624999998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Rule="auto"/>
                  <w:jc w:val="left"/>
                  <w:rPr/>
                </w:pPr>
                <w:r w:rsidDel="00000000" w:rsidR="00000000" w:rsidRPr="00000000">
                  <w:rPr>
                    <w:rtl w:val="0"/>
                  </w:rPr>
                  <w:t xml:space="preserve">2.4.4.2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Rule="auto"/>
                  <w:jc w:val="left"/>
                  <w:rPr/>
                </w:pPr>
                <w:r w:rsidDel="00000000" w:rsidR="00000000" w:rsidRPr="00000000">
                  <w:rPr>
                    <w:rtl w:val="0"/>
                  </w:rPr>
                  <w:t xml:space="preserve">Использование </w:t>
                </w:r>
                <w:r w:rsidDel="00000000" w:rsidR="00000000" w:rsidRPr="00000000">
                  <w:rPr>
                    <w:i w:val="1"/>
                    <w:iCs w:val="1"/>
                    <w:u w:val="single"/>
                    <w:rtl w:val="0"/>
                  </w:rPr>
                  <w:t xml:space="preserve">CDN</w:t>
                </w:r>
                <w:r w:rsidDel="00000000" w:rsidR="00000000" w:rsidRPr="00000000">
                  <w:rPr>
                    <w:rtl w:val="0"/>
                  </w:rPr>
                  <w:t xml:space="preserve"> рекомендуется, так как частично перекладывает нагрузку с сервиса на сторонние сервера. Однако их задача является дублирование материала, в случае неполадок у CDN использовать внутренние данные с сервера.</w:t>
                </w:r>
              </w:p>
            </w:tc>
          </w:tr>
          <w:tr>
            <w:trPr>
              <w:cantSplit w:val="0"/>
              <w:trHeight w:val="1325.90624999998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Rule="auto"/>
                  <w:jc w:val="left"/>
                  <w:rPr/>
                </w:pPr>
                <w:r w:rsidDel="00000000" w:rsidR="00000000" w:rsidRPr="00000000">
                  <w:rPr>
                    <w:rtl w:val="0"/>
                  </w:rPr>
                  <w:t xml:space="preserve">2.4.4.3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Rule="auto"/>
                  <w:jc w:val="left"/>
                  <w:rPr/>
                </w:pPr>
                <w:r w:rsidDel="00000000" w:rsidR="00000000" w:rsidRPr="00000000">
                  <w:rPr>
                    <w:rtl w:val="0"/>
                  </w:rPr>
                  <w:t xml:space="preserve">Необходима реализация резервного копирования данных сервера путем создания снапшотов, чтобы избежать долгих отказов и быстро разворачивать старые версии.</w:t>
                </w:r>
              </w:p>
            </w:tc>
          </w:tr>
          <w:tr>
            <w:trPr>
              <w:cantSplit w:val="0"/>
              <w:trHeight w:val="1325.90624999998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40" w:lineRule="auto"/>
                  <w:ind w:lef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Rule="auto"/>
                  <w:jc w:val="left"/>
                  <w:rPr/>
                </w:pPr>
                <w:r w:rsidDel="00000000" w:rsidR="00000000" w:rsidRPr="00000000">
                  <w:rPr>
                    <w:rtl w:val="0"/>
                  </w:rPr>
                  <w:t xml:space="preserve">2.4.4.4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Rule="auto"/>
                  <w:jc w:val="left"/>
                  <w:rPr/>
                </w:pPr>
                <w:r w:rsidDel="00000000" w:rsidR="00000000" w:rsidRPr="00000000">
                  <w:rPr>
                    <w:rtl w:val="0"/>
                  </w:rPr>
                  <w:t xml:space="preserve">Использование сторонних сервисов для блокировки </w:t>
                </w:r>
                <w:r w:rsidDel="00000000" w:rsidR="00000000" w:rsidRPr="00000000">
                  <w:rPr>
                    <w:i w:val="1"/>
                    <w:iCs w:val="1"/>
                    <w:u w:val="single"/>
                    <w:rtl w:val="0"/>
                  </w:rPr>
                  <w:t xml:space="preserve">DDOS</w:t>
                </w:r>
                <w:r w:rsidDel="00000000" w:rsidR="00000000" w:rsidRPr="00000000">
                  <w:rPr>
                    <w:rtl w:val="0"/>
                  </w:rPr>
                  <w:t xml:space="preserve"> атак, таких как Cloudflare, приветствуется. Это позволит отсеять ботов и оставит только пользователей, что снизит вероятность </w:t>
                </w:r>
                <w:r w:rsidDel="00000000" w:rsidR="00000000" w:rsidRPr="00000000">
                  <w:rPr>
                    <w:i w:val="1"/>
                    <w:iCs w:val="1"/>
                    <w:u w:val="single"/>
                    <w:rtl w:val="0"/>
                  </w:rPr>
                  <w:t xml:space="preserve">DDOS</w:t>
                </w:r>
                <w:r w:rsidDel="00000000" w:rsidR="00000000" w:rsidRPr="00000000">
                  <w:rPr>
                    <w:rtl w:val="0"/>
                  </w:rPr>
                  <w:t xml:space="preserve"> атак.</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240" w:lineRule="auto"/>
                  <w:ind w:left="0" w:firstLine="0"/>
                  <w:jc w:val="left"/>
                  <w:rPr>
                    <w:b w:val="1"/>
                    <w:bCs w:val="1"/>
                    <w:sz w:val="22"/>
                    <w:szCs w:val="22"/>
                  </w:rPr>
                </w:pPr>
                <w:r w:rsidDel="00000000" w:rsidR="00000000" w:rsidRPr="00000000">
                  <w:rPr>
                    <w:b w:val="1"/>
                    <w:bCs w:val="1"/>
                    <w:sz w:val="22"/>
                    <w:szCs w:val="22"/>
                    <w:rtl w:val="0"/>
                  </w:rPr>
                  <w:t xml:space="preserve">Итоги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Rule="auto"/>
                  <w:jc w:val="left"/>
                  <w:rPr/>
                </w:pPr>
                <w:r w:rsidDel="00000000" w:rsidR="00000000" w:rsidRPr="00000000">
                  <w:rPr>
                    <w:rtl w:val="0"/>
                  </w:rPr>
                  <w:t xml:space="preserve">2.4.5.0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Rule="auto"/>
                  <w:jc w:val="left"/>
                  <w:rPr/>
                </w:pPr>
                <w:r w:rsidDel="00000000" w:rsidR="00000000" w:rsidRPr="00000000">
                  <w:rPr>
                    <w:rtl w:val="0"/>
                  </w:rPr>
                  <w:t xml:space="preserve">Таким образом, система должна гарантировать среднюю доступность системы в обычное время и высокую в пиковое. Требуется тариф 20-50 Мб/с, чтобы покрыть потребности в нагрузке сервиса, отсюда среднее время отклика &lt;1 секунды.</w:t>
                </w:r>
              </w:p>
            </w:tc>
          </w:tr>
        </w:tbl>
      </w:sdtContent>
    </w:sdt>
    <w:p w:rsidR="00000000" w:rsidDel="00000000" w:rsidP="00000000" w:rsidRDefault="00000000" w:rsidRPr="00000000" w14:paraId="0000018A">
      <w:pPr>
        <w:pStyle w:val="Heading3"/>
        <w:rPr/>
      </w:pPr>
      <w:bookmarkStart w:colFirst="0" w:colLast="0" w:name="_heading=h.oaecb7fux0kl" w:id="17"/>
      <w:bookmarkEnd w:id="17"/>
      <w:r w:rsidDel="00000000" w:rsidR="00000000" w:rsidRPr="00000000">
        <w:rPr>
          <w:rtl w:val="0"/>
        </w:rPr>
        <w:t xml:space="preserve">2.5 Licensing requirements</w:t>
      </w:r>
    </w:p>
    <w:p w:rsidR="00000000" w:rsidDel="00000000" w:rsidP="00000000" w:rsidRDefault="00000000" w:rsidRPr="00000000" w14:paraId="0000018B">
      <w:pPr>
        <w:rPr/>
      </w:pPr>
      <w:sdt>
        <w:sdtPr>
          <w:id w:val="1728109481"/>
          <w:tag w:val="goog_rdk_68"/>
        </w:sdtPr>
        <w:sdtContent>
          <w:del w:author="Алексей Егошин" w:id="3" w:date="2026-03-11T16:45:12Z">
            <w:r w:rsidDel="00000000" w:rsidR="00000000" w:rsidRPr="00000000">
              <w:rPr>
                <w:rtl w:val="0"/>
              </w:rPr>
              <w:delText xml:space="preserve">Не допускается использование любой </w:delText>
            </w:r>
            <w:r w:rsidDel="00000000" w:rsidR="00000000" w:rsidRPr="00000000">
              <w:rPr>
                <w:i w:val="1"/>
                <w:iCs w:val="1"/>
                <w:u w:val="single"/>
                <w:rtl w:val="0"/>
              </w:rPr>
              <w:delText xml:space="preserve">Open-Source</w:delText>
            </w:r>
            <w:r w:rsidDel="00000000" w:rsidR="00000000" w:rsidRPr="00000000">
              <w:rPr>
                <w:rtl w:val="0"/>
              </w:rPr>
              <w:delText xml:space="preserve"> лицензии, и их комбинированных вариантов. Исключением являются случаи, когда разработчики </w:delText>
            </w:r>
            <w:r w:rsidDel="00000000" w:rsidR="00000000" w:rsidRPr="00000000">
              <w:rPr>
                <w:i w:val="1"/>
                <w:iCs w:val="1"/>
                <w:u w:val="single"/>
                <w:rtl w:val="0"/>
              </w:rPr>
              <w:delText xml:space="preserve">CMS</w:delText>
            </w:r>
            <w:r w:rsidDel="00000000" w:rsidR="00000000" w:rsidRPr="00000000">
              <w:rPr>
                <w:rtl w:val="0"/>
              </w:rPr>
              <w:delText xml:space="preserve"> не требуют обратного; тогда процесс лицензирования должен быть под особым контролем со стороны клиентов, заказчика и регуляторов.</w:delText>
            </w:r>
          </w:del>
        </w:sdtContent>
      </w:sdt>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Предполагается использование полностью проприетарной лицензии.</w:t>
      </w:r>
    </w:p>
    <w:p w:rsidR="00000000" w:rsidDel="00000000" w:rsidP="00000000" w:rsidRDefault="00000000" w:rsidRPr="00000000" w14:paraId="0000018D">
      <w:pPr>
        <w:rPr>
          <w:rFonts w:ascii="Arial" w:cs="Arial" w:eastAsia="Arial" w:hAnsi="Arial"/>
          <w:b w:val="1"/>
          <w:bCs w:val="1"/>
          <w:sz w:val="26"/>
          <w:szCs w:val="26"/>
        </w:rPr>
      </w:pPr>
      <w:r w:rsidDel="00000000" w:rsidR="00000000" w:rsidRPr="00000000">
        <w:rPr>
          <w:rFonts w:ascii="Arial" w:cs="Arial" w:eastAsia="Arial" w:hAnsi="Arial"/>
          <w:b w:val="1"/>
          <w:bCs w:val="1"/>
          <w:sz w:val="28"/>
          <w:szCs w:val="28"/>
          <w:rtl w:val="0"/>
        </w:rPr>
        <w:t xml:space="preserve">2.6 Security requirements</w:t>
      </w:r>
      <w:r w:rsidDel="00000000" w:rsidR="00000000" w:rsidRPr="00000000">
        <w:rPr>
          <w:rtl w:val="0"/>
        </w:rPr>
      </w:r>
    </w:p>
    <w:sdt>
      <w:sdtPr>
        <w:lock w:val="contentLocked"/>
        <w:id w:val="-1988603128"/>
        <w:tag w:val="goog_rdk_69"/>
      </w:sdtPr>
      <w:sdtContent>
        <w:tbl>
          <w:tblPr>
            <w:tblStyle w:val="Table8"/>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110"/>
            <w:gridCol w:w="6570"/>
            <w:tblGridChange w:id="0">
              <w:tblGrid>
                <w:gridCol w:w="1905"/>
                <w:gridCol w:w="1110"/>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Rule="auto"/>
                  <w:jc w:val="left"/>
                  <w:rPr>
                    <w:b w:val="1"/>
                    <w:bCs w:val="1"/>
                  </w:rPr>
                </w:pPr>
                <w:r w:rsidDel="00000000" w:rsidR="00000000" w:rsidRPr="00000000">
                  <w:rPr>
                    <w:b w:val="1"/>
                    <w:bCs w:val="1"/>
                    <w:rtl w:val="0"/>
                  </w:rPr>
                  <w:t xml:space="preserve">Группа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Rule="auto"/>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Rule="auto"/>
                  <w:jc w:val="left"/>
                  <w:rPr>
                    <w:b w:val="1"/>
                    <w:bCs w:val="1"/>
                  </w:rPr>
                </w:pPr>
                <w:r w:rsidDel="00000000" w:rsidR="00000000" w:rsidRPr="00000000">
                  <w:rPr>
                    <w:b w:val="1"/>
                    <w:bCs w:val="1"/>
                    <w:rtl w:val="0"/>
                  </w:rPr>
                  <w:t xml:space="preserve">Описание</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Rule="auto"/>
                  <w:jc w:val="left"/>
                  <w:rPr>
                    <w:b w:val="1"/>
                    <w:bCs w:val="1"/>
                    <w:sz w:val="22"/>
                    <w:szCs w:val="22"/>
                  </w:rPr>
                </w:pPr>
                <w:r w:rsidDel="00000000" w:rsidR="00000000" w:rsidRPr="00000000">
                  <w:rPr>
                    <w:b w:val="1"/>
                    <w:bCs w:val="1"/>
                    <w:sz w:val="22"/>
                    <w:szCs w:val="22"/>
                    <w:rtl w:val="0"/>
                  </w:rPr>
                  <w:t xml:space="preserve">Шифрование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Rule="auto"/>
                  <w:jc w:val="left"/>
                  <w:rPr/>
                </w:pPr>
                <w:r w:rsidDel="00000000" w:rsidR="00000000" w:rsidRPr="00000000">
                  <w:rPr>
                    <w:rtl w:val="0"/>
                  </w:rPr>
                  <w:t xml:space="preserve">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Rule="auto"/>
                  <w:jc w:val="left"/>
                  <w:rPr/>
                </w:pPr>
                <w:r w:rsidDel="00000000" w:rsidR="00000000" w:rsidRPr="00000000">
                  <w:rPr>
                    <w:rtl w:val="0"/>
                  </w:rPr>
                  <w:t xml:space="preserve">Соединение между пользователем и ресурсом строго в обязательном порядке должно происходить с помощью </w:t>
                </w:r>
                <w:r w:rsidDel="00000000" w:rsidR="00000000" w:rsidRPr="00000000">
                  <w:rPr>
                    <w:i w:val="1"/>
                    <w:iCs w:val="1"/>
                    <w:u w:val="single"/>
                    <w:rtl w:val="0"/>
                  </w:rPr>
                  <w:t xml:space="preserve">HTTPS</w:t>
                </w:r>
                <w:r w:rsidDel="00000000" w:rsidR="00000000" w:rsidRPr="00000000">
                  <w:rPr>
                    <w:rtl w:val="0"/>
                  </w:rPr>
                  <w:t xml:space="preserve"> протокола. </w:t>
                </w:r>
                <w:r w:rsidDel="00000000" w:rsidR="00000000" w:rsidRPr="00000000">
                  <w:rPr>
                    <w:i w:val="1"/>
                    <w:iCs w:val="1"/>
                    <w:u w:val="single"/>
                    <w:rtl w:val="0"/>
                  </w:rPr>
                  <w:t xml:space="preserve">TLS</w:t>
                </w:r>
                <w:r w:rsidDel="00000000" w:rsidR="00000000" w:rsidRPr="00000000">
                  <w:rPr>
                    <w:rtl w:val="0"/>
                  </w:rPr>
                  <w:t xml:space="preserve"> сертификат должен быть подписан доверенной организацией, находящейся на территории Российской Федерации.</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Rule="auto"/>
                  <w:jc w:val="left"/>
                  <w:rPr>
                    <w:b w:val="1"/>
                    <w:bCs w:val="1"/>
                    <w:sz w:val="22"/>
                    <w:szCs w:val="22"/>
                  </w:rPr>
                </w:pPr>
                <w:r w:rsidDel="00000000" w:rsidR="00000000" w:rsidRPr="00000000">
                  <w:rPr>
                    <w:b w:val="1"/>
                    <w:bCs w:val="1"/>
                    <w:sz w:val="22"/>
                    <w:szCs w:val="22"/>
                    <w:rtl w:val="0"/>
                  </w:rPr>
                  <w:t xml:space="preserve">Контроль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Rule="auto"/>
                  <w:jc w:val="left"/>
                  <w:rPr/>
                </w:pPr>
                <w:r w:rsidDel="00000000" w:rsidR="00000000" w:rsidRPr="00000000">
                  <w:rPr>
                    <w:rtl w:val="0"/>
                  </w:rPr>
                  <w:t xml:space="preserve">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Rule="auto"/>
                  <w:jc w:val="left"/>
                  <w:rPr/>
                </w:pPr>
                <w:r w:rsidDel="00000000" w:rsidR="00000000" w:rsidRPr="00000000">
                  <w:rPr>
                    <w:rtl w:val="0"/>
                  </w:rPr>
                  <w:t xml:space="preserve">В обязательном порядке необходим контроль за системами безопасности, внедрение концепции </w:t>
                </w:r>
                <w:r w:rsidDel="00000000" w:rsidR="00000000" w:rsidRPr="00000000">
                  <w:rPr>
                    <w:i w:val="1"/>
                    <w:iCs w:val="1"/>
                    <w:u w:val="single"/>
                    <w:rtl w:val="0"/>
                  </w:rPr>
                  <w:t xml:space="preserve">Zero Trust</w:t>
                </w:r>
                <w:r w:rsidDel="00000000" w:rsidR="00000000" w:rsidRPr="00000000">
                  <w:rPr>
                    <w:rtl w:val="0"/>
                  </w:rPr>
                  <w:t xml:space="preserve">. Если ресурс работает на CMS, то проводить регулярные обновления.</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Rule="auto"/>
                  <w:jc w:val="left"/>
                  <w:rPr>
                    <w:b w:val="1"/>
                    <w:bCs w:val="1"/>
                    <w:sz w:val="22"/>
                    <w:szCs w:val="22"/>
                  </w:rPr>
                </w:pPr>
                <w:r w:rsidDel="00000000" w:rsidR="00000000" w:rsidRPr="00000000">
                  <w:rPr>
                    <w:b w:val="1"/>
                    <w:bCs w:val="1"/>
                    <w:sz w:val="22"/>
                    <w:szCs w:val="22"/>
                    <w:rtl w:val="0"/>
                  </w:rPr>
                  <w:t xml:space="preserve">Обработка персональных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Rule="auto"/>
                  <w:jc w:val="left"/>
                  <w:rPr/>
                </w:pPr>
                <w:r w:rsidDel="00000000" w:rsidR="00000000" w:rsidRPr="00000000">
                  <w:rPr>
                    <w:rtl w:val="0"/>
                  </w:rPr>
                  <w:t xml:space="preserve">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Rule="auto"/>
                  <w:jc w:val="left"/>
                  <w:rPr/>
                </w:pPr>
                <w:r w:rsidDel="00000000" w:rsidR="00000000" w:rsidRPr="00000000">
                  <w:rPr>
                    <w:rtl w:val="0"/>
                  </w:rPr>
                  <w:t xml:space="preserve">Записи в </w:t>
                </w:r>
                <w:r w:rsidDel="00000000" w:rsidR="00000000" w:rsidRPr="00000000">
                  <w:rPr>
                    <w:i w:val="1"/>
                    <w:iCs w:val="1"/>
                    <w:u w:val="single"/>
                    <w:rtl w:val="0"/>
                  </w:rPr>
                  <w:t xml:space="preserve">базе данных</w:t>
                </w:r>
                <w:r w:rsidDel="00000000" w:rsidR="00000000" w:rsidRPr="00000000">
                  <w:rPr>
                    <w:rtl w:val="0"/>
                  </w:rPr>
                  <w:t xml:space="preserve"> о пользователях должны храниться в соответствии с ФЗ “О персональных данных”. Формат и структура записей в базе данных пользователю не разглашается.</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Rule="auto"/>
                  <w:jc w:val="left"/>
                  <w:rPr>
                    <w:b w:val="1"/>
                    <w:bCs w:val="1"/>
                    <w:sz w:val="22"/>
                    <w:szCs w:val="22"/>
                  </w:rPr>
                </w:pPr>
                <w:r w:rsidDel="00000000" w:rsidR="00000000" w:rsidRPr="00000000">
                  <w:rPr>
                    <w:b w:val="1"/>
                    <w:bCs w:val="1"/>
                    <w:sz w:val="22"/>
                    <w:szCs w:val="22"/>
                    <w:rtl w:val="0"/>
                  </w:rPr>
                  <w:t xml:space="preserve">Несанкционированный доступ</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Rule="auto"/>
                  <w:jc w:val="left"/>
                  <w:rPr/>
                </w:pPr>
                <w:r w:rsidDel="00000000" w:rsidR="00000000" w:rsidRPr="00000000">
                  <w:rPr>
                    <w:rtl w:val="0"/>
                  </w:rPr>
                  <w:t xml:space="preserve">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Rule="auto"/>
                  <w:jc w:val="left"/>
                  <w:rPr/>
                </w:pPr>
                <w:r w:rsidDel="00000000" w:rsidR="00000000" w:rsidRPr="00000000">
                  <w:rPr>
                    <w:rtl w:val="0"/>
                  </w:rPr>
                  <w:t xml:space="preserve">В случае, если в системе с ролью администратора оказался пользователь, который не получал на это разрешения, его активность должна быть записана в логах и дублироваться на сторонний ресурс. Необходимо проводить мероприятия по усилению мер безопасности и предотвращению от несанкционированного доступа.</w:t>
                </w:r>
              </w:p>
            </w:tc>
          </w:tr>
        </w:tbl>
      </w:sdtContent>
    </w:sdt>
    <w:p w:rsidR="00000000" w:rsidDel="00000000" w:rsidP="00000000" w:rsidRDefault="00000000" w:rsidRPr="00000000" w14:paraId="0000019D">
      <w:pPr>
        <w:pStyle w:val="Heading2"/>
        <w:rPr/>
      </w:pPr>
      <w:bookmarkStart w:colFirst="0" w:colLast="0" w:name="_heading=h.8oq6k3x99hc2" w:id="18"/>
      <w:bookmarkEnd w:id="18"/>
      <w:r w:rsidDel="00000000" w:rsidR="00000000" w:rsidRPr="00000000">
        <w:rPr>
          <w:rtl w:val="0"/>
        </w:rPr>
        <w:t xml:space="preserve">External Requirements</w:t>
      </w:r>
    </w:p>
    <w:p w:rsidR="00000000" w:rsidDel="00000000" w:rsidP="00000000" w:rsidRDefault="00000000" w:rsidRPr="00000000" w14:paraId="0000019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3.1 User Interface</w:t>
      </w:r>
    </w:p>
    <w:p w:rsidR="00000000" w:rsidDel="00000000" w:rsidP="00000000" w:rsidRDefault="00000000" w:rsidRPr="00000000" w14:paraId="0000019F">
      <w:pPr>
        <w:rPr/>
      </w:pPr>
      <w:r w:rsidDel="00000000" w:rsidR="00000000" w:rsidRPr="00000000">
        <w:rPr>
          <w:rtl w:val="0"/>
        </w:rPr>
        <w:t xml:space="preserve">Пользовательский интерфейс представляет собой </w:t>
      </w:r>
      <w:r w:rsidDel="00000000" w:rsidR="00000000" w:rsidRPr="00000000">
        <w:rPr>
          <w:i w:val="1"/>
          <w:iCs w:val="1"/>
          <w:u w:val="single"/>
          <w:rtl w:val="0"/>
        </w:rPr>
        <w:t xml:space="preserve">HTML</w:t>
      </w:r>
      <w:r w:rsidDel="00000000" w:rsidR="00000000" w:rsidRPr="00000000">
        <w:rPr>
          <w:rtl w:val="0"/>
        </w:rPr>
        <w:t xml:space="preserve"> страницу; за её визуальный стиль отвечает </w:t>
      </w:r>
      <w:r w:rsidDel="00000000" w:rsidR="00000000" w:rsidRPr="00000000">
        <w:rPr>
          <w:i w:val="1"/>
          <w:iCs w:val="1"/>
          <w:u w:val="single"/>
          <w:rtl w:val="0"/>
        </w:rPr>
        <w:t xml:space="preserve">CSS</w:t>
      </w:r>
      <w:r w:rsidDel="00000000" w:rsidR="00000000" w:rsidRPr="00000000">
        <w:rPr>
          <w:rtl w:val="0"/>
        </w:rPr>
        <w:t xml:space="preserve"> </w:t>
      </w:r>
      <w:r w:rsidDel="00000000" w:rsidR="00000000" w:rsidRPr="00000000">
        <w:rPr>
          <w:i w:val="1"/>
          <w:iCs w:val="1"/>
          <w:u w:val="single"/>
          <w:rtl w:val="0"/>
        </w:rPr>
        <w:t xml:space="preserve">bundle</w:t>
      </w:r>
      <w:r w:rsidDel="00000000" w:rsidR="00000000" w:rsidRPr="00000000">
        <w:rPr>
          <w:rtl w:val="0"/>
        </w:rPr>
        <w:t xml:space="preserve">, за функционирование компонентов внутри – </w:t>
      </w:r>
      <w:r w:rsidDel="00000000" w:rsidR="00000000" w:rsidRPr="00000000">
        <w:rPr>
          <w:i w:val="1"/>
          <w:iCs w:val="1"/>
          <w:u w:val="single"/>
          <w:rtl w:val="0"/>
        </w:rPr>
        <w:t xml:space="preserve">JavaScript</w:t>
      </w:r>
      <w:r w:rsidDel="00000000" w:rsidR="00000000" w:rsidRPr="00000000">
        <w:rPr>
          <w:rtl w:val="0"/>
        </w:rPr>
        <w:t xml:space="preserve"> bundle. За отображение отвечает непосредственно браузер.</w:t>
      </w:r>
    </w:p>
    <w:p w:rsidR="00000000" w:rsidDel="00000000" w:rsidP="00000000" w:rsidRDefault="00000000" w:rsidRPr="00000000" w14:paraId="000001A0">
      <w:pPr>
        <w:pStyle w:val="Heading3"/>
        <w:rPr/>
      </w:pPr>
      <w:bookmarkStart w:colFirst="0" w:colLast="0" w:name="_heading=h.6gf9has2litx" w:id="19"/>
      <w:bookmarkEnd w:id="19"/>
      <w:r w:rsidDel="00000000" w:rsidR="00000000" w:rsidRPr="00000000">
        <w:rPr>
          <w:rtl w:val="0"/>
        </w:rPr>
        <w:t xml:space="preserve">3.2 Software Interface</w:t>
      </w:r>
    </w:p>
    <w:p w:rsidR="00000000" w:rsidDel="00000000" w:rsidP="00000000" w:rsidRDefault="00000000" w:rsidRPr="00000000" w14:paraId="000001A1">
      <w:pPr>
        <w:rPr/>
      </w:pPr>
      <w:r w:rsidDel="00000000" w:rsidR="00000000" w:rsidRPr="00000000">
        <w:rPr>
          <w:rtl w:val="0"/>
        </w:rPr>
        <w:t xml:space="preserve">Для взаимодействия с программным интерфейсом системы на сайте необходимы некоторые технологии, которые входят в состав программных интерфейсов языка JavaScript, а также библиотеки JQuery. В перечень необходимых методов взаимодействия через протокол HTTPS входят: </w:t>
      </w:r>
      <w:r w:rsidDel="00000000" w:rsidR="00000000" w:rsidRPr="00000000">
        <w:rPr>
          <w:i w:val="1"/>
          <w:iCs w:val="1"/>
          <w:u w:val="single"/>
          <w:rtl w:val="0"/>
        </w:rPr>
        <w:t xml:space="preserve">GET, POST, PUT, OPTIONS, HEADER, DELETE</w:t>
      </w:r>
      <w:r w:rsidDel="00000000" w:rsidR="00000000" w:rsidRPr="00000000">
        <w:rPr>
          <w:rtl w:val="0"/>
        </w:rPr>
        <w:t xml:space="preserve">.</w:t>
      </w:r>
    </w:p>
    <w:p w:rsidR="00000000" w:rsidDel="00000000" w:rsidP="00000000" w:rsidRDefault="00000000" w:rsidRPr="00000000" w14:paraId="000001A2">
      <w:pPr>
        <w:pStyle w:val="Heading3"/>
        <w:rPr/>
      </w:pPr>
      <w:bookmarkStart w:colFirst="0" w:colLast="0" w:name="_heading=h.k3w9wo48xr6t" w:id="20"/>
      <w:bookmarkEnd w:id="20"/>
      <w:r w:rsidDel="00000000" w:rsidR="00000000" w:rsidRPr="00000000">
        <w:rPr>
          <w:rtl w:val="0"/>
        </w:rPr>
        <w:t xml:space="preserve">3.3 Communication Interface</w:t>
      </w:r>
    </w:p>
    <w:p w:rsidR="00000000" w:rsidDel="00000000" w:rsidP="00000000" w:rsidRDefault="00000000" w:rsidRPr="00000000" w14:paraId="000001A3">
      <w:pPr>
        <w:rPr/>
      </w:pPr>
      <w:r w:rsidDel="00000000" w:rsidR="00000000" w:rsidRPr="00000000">
        <w:rPr>
          <w:rtl w:val="0"/>
        </w:rPr>
        <w:t xml:space="preserve">Коммуникация с программным интерфейсом системы происходит с помощью сетевого протокола HTTPS поверх транспортного протокола TCP с портом 443.</w:t>
      </w:r>
    </w:p>
    <w:p w:rsidR="00000000" w:rsidDel="00000000" w:rsidP="00000000" w:rsidRDefault="00000000" w:rsidRPr="00000000" w14:paraId="000001A4">
      <w:pPr>
        <w:pStyle w:val="Heading2"/>
        <w:spacing w:after="240" w:lineRule="auto"/>
        <w:rPr/>
      </w:pPr>
      <w:bookmarkStart w:colFirst="0" w:colLast="0" w:name="_heading=h.uq9n4arfpfc4" w:id="21"/>
      <w:bookmarkEnd w:id="21"/>
      <w:r w:rsidDel="00000000" w:rsidR="00000000" w:rsidRPr="00000000">
        <w:rPr>
          <w:rtl w:val="0"/>
        </w:rPr>
        <w:t xml:space="preserve">Requirements Attributes</w:t>
      </w:r>
    </w:p>
    <w:p w:rsidR="00000000" w:rsidDel="00000000" w:rsidP="00000000" w:rsidRDefault="00000000" w:rsidRPr="00000000" w14:paraId="000001A5">
      <w:pPr>
        <w:pStyle w:val="Heading3"/>
        <w:spacing w:after="240" w:lineRule="auto"/>
        <w:rPr/>
      </w:pPr>
      <w:bookmarkStart w:colFirst="0" w:colLast="0" w:name="_heading=h.n5ja7egxe1an" w:id="22"/>
      <w:bookmarkEnd w:id="22"/>
      <w:sdt>
        <w:sdtPr>
          <w:id w:val="-655902549"/>
          <w:tag w:val="goog_rdk_70"/>
        </w:sdtPr>
        <w:sdtContent>
          <w:commentRangeStart w:id="52"/>
        </w:sdtContent>
      </w:sdt>
      <w:r w:rsidDel="00000000" w:rsidR="00000000" w:rsidRPr="00000000">
        <w:rPr>
          <w:rtl w:val="0"/>
        </w:rPr>
        <w:t xml:space="preserve">4.1 Work measurement</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1A6">
      <w:pPr>
        <w:spacing w:after="240" w:lineRule="auto"/>
        <w:rPr/>
      </w:pPr>
      <w:r w:rsidDel="00000000" w:rsidR="00000000" w:rsidRPr="00000000">
        <w:rPr>
          <w:rtl w:val="0"/>
        </w:rPr>
        <w:t xml:space="preserve">В связи с особыми требованиями заказчика используется следующая формула обозначения временных затрат на </w:t>
      </w:r>
      <w:r w:rsidDel="00000000" w:rsidR="00000000" w:rsidRPr="00000000">
        <w:rPr>
          <w:u w:val="single"/>
          <w:rtl w:val="0"/>
        </w:rPr>
        <w:t xml:space="preserve">ФТ</w:t>
      </w:r>
      <w:r w:rsidDel="00000000" w:rsidR="00000000" w:rsidRPr="00000000">
        <w:rPr>
          <w:rtl w:val="0"/>
        </w:rPr>
        <w:t xml:space="preserve"> и </w:t>
      </w:r>
      <w:r w:rsidDel="00000000" w:rsidR="00000000" w:rsidRPr="00000000">
        <w:rPr>
          <w:i w:val="1"/>
          <w:iCs w:val="1"/>
          <w:u w:val="single"/>
          <w:rtl w:val="0"/>
        </w:rPr>
        <w:t xml:space="preserve">НФТ</w:t>
      </w:r>
      <w:r w:rsidDel="00000000" w:rsidR="00000000" w:rsidRPr="00000000">
        <w:rPr>
          <w:rtl w:val="0"/>
        </w:rPr>
        <w:t xml:space="preserve">:</w:t>
      </w:r>
    </w:p>
    <w:p w:rsidR="00000000" w:rsidDel="00000000" w:rsidP="00000000" w:rsidRDefault="00000000" w:rsidRPr="00000000" w14:paraId="000001A7">
      <w:pPr>
        <w:numPr>
          <w:ilvl w:val="0"/>
          <w:numId w:val="3"/>
        </w:numPr>
        <w:ind w:left="720" w:hanging="360"/>
      </w:pPr>
      <w:r w:rsidDel="00000000" w:rsidR="00000000" w:rsidRPr="00000000">
        <w:rPr>
          <w:rtl w:val="0"/>
        </w:rPr>
        <w:t xml:space="preserve">Снегирь</w:t>
      </w:r>
      <w:r w:rsidDel="00000000" w:rsidR="00000000" w:rsidRPr="00000000">
        <w:rPr>
          <w:rtl w:val="0"/>
        </w:rPr>
        <w:t xml:space="preserve"> – джун с простыми нейросетями (Gemini, ChatGPT, Deepseek). Он ничего не умеет и только изображает из себя программиста, является ламером.</w:t>
      </w:r>
    </w:p>
    <w:p w:rsidR="00000000" w:rsidDel="00000000" w:rsidP="00000000" w:rsidRDefault="00000000" w:rsidRPr="00000000" w14:paraId="000001A8">
      <w:pPr>
        <w:numPr>
          <w:ilvl w:val="0"/>
          <w:numId w:val="3"/>
        </w:numPr>
        <w:ind w:left="720" w:hanging="360"/>
      </w:pPr>
      <w:r w:rsidDel="00000000" w:rsidR="00000000" w:rsidRPr="00000000">
        <w:rPr>
          <w:rtl w:val="0"/>
        </w:rPr>
        <w:t xml:space="preserve">Воробей - джун с </w:t>
      </w:r>
      <w:r w:rsidDel="00000000" w:rsidR="00000000" w:rsidRPr="00000000">
        <w:rPr>
          <w:i w:val="1"/>
          <w:iCs w:val="1"/>
          <w:u w:val="single"/>
          <w:rtl w:val="0"/>
        </w:rPr>
        <w:t xml:space="preserve">ИИ-агентами</w:t>
      </w:r>
      <w:r w:rsidDel="00000000" w:rsidR="00000000" w:rsidRPr="00000000">
        <w:rPr>
          <w:rtl w:val="0"/>
        </w:rPr>
        <w:t xml:space="preserve"> (Cursor, Claude). Он такой же ламер, но хоть к коду не притрагивается.</w:t>
      </w:r>
    </w:p>
    <w:p w:rsidR="00000000" w:rsidDel="00000000" w:rsidP="00000000" w:rsidRDefault="00000000" w:rsidRPr="00000000" w14:paraId="000001A9">
      <w:pPr>
        <w:numPr>
          <w:ilvl w:val="0"/>
          <w:numId w:val="3"/>
        </w:numPr>
        <w:ind w:left="720" w:hanging="360"/>
      </w:pPr>
      <w:r w:rsidDel="00000000" w:rsidR="00000000" w:rsidRPr="00000000">
        <w:rPr>
          <w:rtl w:val="0"/>
        </w:rPr>
        <w:t xml:space="preserve">Голубь - нормальный джун, понимает материал, может использовать нейросети.</w:t>
      </w:r>
    </w:p>
    <w:p w:rsidR="00000000" w:rsidDel="00000000" w:rsidP="00000000" w:rsidRDefault="00000000" w:rsidRPr="00000000" w14:paraId="000001AA">
      <w:pPr>
        <w:numPr>
          <w:ilvl w:val="0"/>
          <w:numId w:val="3"/>
        </w:numPr>
        <w:ind w:left="720" w:hanging="360"/>
      </w:pPr>
      <w:r w:rsidDel="00000000" w:rsidR="00000000" w:rsidRPr="00000000">
        <w:rPr>
          <w:rtl w:val="0"/>
        </w:rPr>
        <w:t xml:space="preserve">Попугай - нормальный мидл, понимает материал, может использовать нейросети.</w:t>
      </w:r>
    </w:p>
    <w:p w:rsidR="00000000" w:rsidDel="00000000" w:rsidP="00000000" w:rsidRDefault="00000000" w:rsidRPr="00000000" w14:paraId="000001AB">
      <w:pPr>
        <w:numPr>
          <w:ilvl w:val="0"/>
          <w:numId w:val="3"/>
        </w:numPr>
        <w:spacing w:after="240" w:lineRule="auto"/>
        <w:ind w:left="720" w:hanging="360"/>
      </w:pPr>
      <w:r w:rsidDel="00000000" w:rsidR="00000000" w:rsidRPr="00000000">
        <w:rPr>
          <w:rtl w:val="0"/>
        </w:rPr>
        <w:t xml:space="preserve">Ястреб - тимлид, является модификатором x2. Он не принимает участие в разработке, но постоянно пинает птиц рангом ниже.</w:t>
      </w:r>
    </w:p>
    <w:p w:rsidR="00000000" w:rsidDel="00000000" w:rsidP="00000000" w:rsidRDefault="00000000" w:rsidRPr="00000000" w14:paraId="000001AC">
      <w:pPr>
        <w:spacing w:after="240" w:lineRule="auto"/>
        <w:ind w:left="0" w:firstLine="0"/>
        <w:rPr/>
      </w:pPr>
      <w:r w:rsidDel="00000000" w:rsidR="00000000" w:rsidRPr="00000000">
        <w:rPr>
          <w:rtl w:val="0"/>
        </w:rPr>
        <w:t xml:space="preserve">Пусть за 1 день 1 попугай делает некоторую задачу. Тогда сравнительная </w:t>
      </w:r>
      <w:r w:rsidDel="00000000" w:rsidR="00000000" w:rsidRPr="00000000">
        <w:rPr>
          <w:rtl w:val="0"/>
        </w:rPr>
        <w:t xml:space="preserve">таблица трудозатрат за день выглядит примерно следующим образом:</w:t>
      </w:r>
    </w:p>
    <w:sdt>
      <w:sdtPr>
        <w:lock w:val="contentLocked"/>
        <w:id w:val="-213739104"/>
        <w:tag w:val="goog_rdk_71"/>
      </w:sdtPr>
      <w:sdtContent>
        <w:tbl>
          <w:tblPr>
            <w:tblStyle w:val="Table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6"/>
            <w:gridCol w:w="1927.6"/>
            <w:gridCol w:w="1927.6"/>
            <w:gridCol w:w="1927.6"/>
            <w:gridCol w:w="1927.6"/>
            <w:tblGridChange w:id="0">
              <w:tblGrid>
                <w:gridCol w:w="1927.6"/>
                <w:gridCol w:w="1927.6"/>
                <w:gridCol w:w="1927.6"/>
                <w:gridCol w:w="1927.6"/>
                <w:gridCol w:w="1927.6"/>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Ястреб</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Попугай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Голубь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Воробей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Снегирь</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rPr>
                </w:pPr>
                <w:r w:rsidDel="00000000" w:rsidR="00000000" w:rsidRPr="00000000">
                  <w:rPr>
                    <w:rtl w:val="0"/>
                  </w:rPr>
                  <w:t xml:space="preserve">1 </w:t>
                </w:r>
                <w:r w:rsidDel="00000000" w:rsidR="00000000" w:rsidRPr="00000000">
                  <w:rPr>
                    <w:color w:val="ff0000"/>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w:t>
                </w:r>
                <w:r w:rsidDel="00000000" w:rsidR="00000000" w:rsidRPr="00000000">
                  <w:rPr>
                    <w:color w:val="ff0000"/>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t xml:space="preserve">5 </w:t>
                </w:r>
                <w:r w:rsidDel="00000000" w:rsidR="00000000" w:rsidRPr="00000000">
                  <w:rPr>
                    <w:color w:val="ff0000"/>
                    <w:rtl w:val="0"/>
                  </w:rPr>
                  <w:t xml:space="preserve">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 </w:t>
                </w:r>
                <w:r w:rsidDel="00000000" w:rsidR="00000000" w:rsidRPr="00000000">
                  <w:rPr>
                    <w:color w:val="ff0000"/>
                    <w:rtl w:val="0"/>
                  </w:rPr>
                  <w:t xml:space="preserve">5</w:t>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 </w:t>
                </w:r>
                <w:r w:rsidDel="00000000" w:rsidR="00000000" w:rsidRPr="00000000">
                  <w:rPr>
                    <w:color w:val="ff0000"/>
                    <w:rtl w:val="0"/>
                  </w:rPr>
                  <w:t xml:space="preserve">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w:t>
                </w:r>
                <w:r w:rsidDel="00000000" w:rsidR="00000000" w:rsidRPr="00000000">
                  <w:rPr>
                    <w:color w:val="ff0000"/>
                    <w:rtl w:val="0"/>
                  </w:rPr>
                  <w:t xml:space="preserve">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 </w:t>
                </w:r>
                <w:r w:rsidDel="00000000" w:rsidR="00000000" w:rsidRPr="00000000">
                  <w:rPr>
                    <w:color w:val="ff0000"/>
                    <w:rtl w:val="0"/>
                  </w:rPr>
                  <w:t xml:space="preserve">1.25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w:t>
                </w:r>
                <w:r w:rsidDel="00000000" w:rsidR="00000000" w:rsidRPr="00000000">
                  <w:rPr>
                    <w:color w:val="ff0000"/>
                    <w:rtl w:val="0"/>
                  </w:rPr>
                  <w:t xml:space="preserve">2.5</w:t>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0.25 </w:t>
                </w:r>
                <w:r w:rsidDel="00000000" w:rsidR="00000000" w:rsidRPr="00000000">
                  <w:rPr>
                    <w:color w:val="ff0000"/>
                    <w:rtl w:val="0"/>
                  </w:rPr>
                  <w:t xml:space="preserve">0.125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 </w:t>
                </w:r>
                <w:r w:rsidDel="00000000" w:rsidR="00000000" w:rsidRPr="00000000">
                  <w:rPr>
                    <w:color w:val="ff0000"/>
                    <w:rtl w:val="0"/>
                  </w:rPr>
                  <w:t xml:space="preserve">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w:t>
                </w:r>
                <w:r w:rsidDel="00000000" w:rsidR="00000000" w:rsidRPr="00000000">
                  <w:rPr>
                    <w:color w:val="ff0000"/>
                    <w:rtl w:val="0"/>
                  </w:rPr>
                  <w:t xml:space="preserve">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w:t>
                </w:r>
                <w:r w:rsidDel="00000000" w:rsidR="00000000" w:rsidRPr="00000000">
                  <w:rPr>
                    <w:color w:val="ff0000"/>
                    <w:rtl w:val="0"/>
                  </w:rPr>
                  <w:t xml:space="preserve">1</w:t>
                </w:r>
                <w:r w:rsidDel="00000000" w:rsidR="00000000" w:rsidRPr="00000000">
                  <w:rPr>
                    <w:rtl w:val="0"/>
                  </w:rPr>
                </w:r>
              </w:p>
            </w:tc>
          </w:tr>
        </w:tbl>
      </w:sdtContent>
    </w:sdt>
    <w:p w:rsidR="00000000" w:rsidDel="00000000" w:rsidP="00000000" w:rsidRDefault="00000000" w:rsidRPr="00000000" w14:paraId="000001C1">
      <w:pPr>
        <w:spacing w:after="240" w:lineRule="auto"/>
        <w:rPr/>
      </w:pPr>
      <w:r w:rsidDel="00000000" w:rsidR="00000000" w:rsidRPr="00000000">
        <w:rPr>
          <w:rtl w:val="0"/>
        </w:rPr>
      </w:r>
    </w:p>
    <w:p w:rsidR="00000000" w:rsidDel="00000000" w:rsidP="00000000" w:rsidRDefault="00000000" w:rsidRPr="00000000" w14:paraId="000001C2">
      <w:pPr>
        <w:spacing w:after="240" w:lineRule="auto"/>
        <w:rPr/>
      </w:pPr>
      <w:r w:rsidDel="00000000" w:rsidR="00000000" w:rsidRPr="00000000">
        <w:rPr>
          <w:rtl w:val="0"/>
        </w:rPr>
        <w:t xml:space="preserve">1 попугай - эталонная сложность задачи, она очень абстрактная, так что разделение на джунов, мидлов и сеньоров здесь шуточное. Стандартное среднее время выполнения задания в каждом случае - полный рабочий день.</w:t>
      </w:r>
    </w:p>
    <w:p w:rsidR="00000000" w:rsidDel="00000000" w:rsidP="00000000" w:rsidRDefault="00000000" w:rsidRPr="00000000" w14:paraId="000001C3">
      <w:pPr>
        <w:pStyle w:val="Heading3"/>
        <w:spacing w:after="240" w:lineRule="auto"/>
        <w:rPr/>
      </w:pPr>
      <w:bookmarkStart w:colFirst="0" w:colLast="0" w:name="_heading=h.lhqn9gj0c9nx" w:id="23"/>
      <w:bookmarkEnd w:id="23"/>
      <w:r w:rsidDel="00000000" w:rsidR="00000000" w:rsidRPr="00000000">
        <w:rPr>
          <w:rtl w:val="0"/>
        </w:rPr>
        <w:t xml:space="preserve">Functionality</w:t>
      </w:r>
    </w:p>
    <w:p w:rsidR="00000000" w:rsidDel="00000000" w:rsidP="00000000" w:rsidRDefault="00000000" w:rsidRPr="00000000" w14:paraId="000001C4">
      <w:pPr>
        <w:pStyle w:val="Heading4"/>
        <w:rPr/>
      </w:pPr>
      <w:bookmarkStart w:colFirst="0" w:colLast="0" w:name="_heading=h.klf55uc02h11" w:id="24"/>
      <w:bookmarkEnd w:id="24"/>
      <w:r w:rsidDel="00000000" w:rsidR="00000000" w:rsidRPr="00000000">
        <w:rPr>
          <w:rtl w:val="0"/>
        </w:rPr>
        <w:t xml:space="preserve">Неавторизованный пользователь сайта:</w:t>
      </w:r>
      <w:r w:rsidDel="00000000" w:rsidR="00000000" w:rsidRPr="00000000">
        <w:rPr>
          <w:rtl w:val="0"/>
        </w:rPr>
      </w:r>
    </w:p>
    <w:sdt>
      <w:sdtPr>
        <w:lock w:val="contentLocked"/>
        <w:id w:val="-961736523"/>
        <w:tag w:val="goog_rdk_74"/>
      </w:sdtPr>
      <w:sdtContent>
        <w:tbl>
          <w:tblPr>
            <w:tblStyle w:val="Table1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Приоритетность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Трудоемкость (попугаи по умолчанию)</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Стабильность</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Rule="auto"/>
                  <w:jc w:val="center"/>
                  <w:rPr/>
                </w:pPr>
                <w:r w:rsidDel="00000000" w:rsidR="00000000" w:rsidRPr="00000000">
                  <w:rPr>
                    <w:rtl w:val="0"/>
                  </w:rPr>
                  <w:t xml:space="preserve">2.1.1.0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1083608679"/>
                    <w:tag w:val="goog_rdk_72"/>
                  </w:sdtPr>
                  <w:sdtContent>
                    <w:commentRangeStart w:id="53"/>
                  </w:sdtContent>
                </w:sdt>
                <w:sdt>
                  <w:sdtPr>
                    <w:id w:val="-1486400506"/>
                    <w:tag w:val="goog_rdk_73"/>
                  </w:sdtPr>
                  <w:sdtContent>
                    <w:commentRangeStart w:id="54"/>
                  </w:sdtContent>
                </w:sdt>
                <w:r w:rsidDel="00000000" w:rsidR="00000000" w:rsidRPr="00000000">
                  <w:rPr>
                    <w:rtl w:val="0"/>
                  </w:rPr>
                  <w:t xml:space="preserve">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Rule="auto"/>
                  <w:jc w:val="center"/>
                  <w:rPr/>
                </w:pPr>
                <w:r w:rsidDel="00000000" w:rsidR="00000000" w:rsidRPr="00000000">
                  <w:rPr>
                    <w:rtl w:val="0"/>
                  </w:rPr>
                  <w:t xml:space="preserve">2.1.1.1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Rule="auto"/>
                  <w:jc w:val="center"/>
                  <w:rPr/>
                </w:pPr>
                <w:r w:rsidDel="00000000" w:rsidR="00000000" w:rsidRPr="00000000">
                  <w:rPr>
                    <w:rtl w:val="0"/>
                  </w:rPr>
                  <w:t xml:space="preserve">2.1.1.2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Rule="auto"/>
                  <w:jc w:val="center"/>
                  <w:rPr/>
                </w:pPr>
                <w:r w:rsidDel="00000000" w:rsidR="00000000" w:rsidRPr="00000000">
                  <w:rPr>
                    <w:rtl w:val="0"/>
                  </w:rPr>
                  <w:t xml:space="preserve">2.1.1.3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0.25 (1 воробей)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Средняя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Rule="auto"/>
                  <w:jc w:val="center"/>
                  <w:rPr/>
                </w:pPr>
                <w:r w:rsidDel="00000000" w:rsidR="00000000" w:rsidRPr="00000000">
                  <w:rPr>
                    <w:rtl w:val="0"/>
                  </w:rPr>
                  <w:t xml:space="preserve">2.1.1.4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Средняя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Rule="auto"/>
                  <w:jc w:val="center"/>
                  <w:rPr/>
                </w:pPr>
                <w:r w:rsidDel="00000000" w:rsidR="00000000" w:rsidRPr="00000000">
                  <w:rPr>
                    <w:rtl w:val="0"/>
                  </w:rPr>
                  <w:t xml:space="preserve">2.1.1.5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Средняя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Rule="auto"/>
                  <w:jc w:val="center"/>
                  <w:rPr/>
                </w:pPr>
                <w:r w:rsidDel="00000000" w:rsidR="00000000" w:rsidRPr="00000000">
                  <w:rPr>
                    <w:rtl w:val="0"/>
                  </w:rPr>
                  <w:t xml:space="preserve">2.1.1.6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0.125 (2 снегиря + 1 ястреб)</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Низкая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Rule="auto"/>
                  <w:jc w:val="center"/>
                  <w:rPr/>
                </w:pPr>
                <w:r w:rsidDel="00000000" w:rsidR="00000000" w:rsidRPr="00000000">
                  <w:rPr>
                    <w:rtl w:val="0"/>
                  </w:rPr>
                  <w:t xml:space="preserve">2.1.1.7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Низкая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Rule="auto"/>
                  <w:jc w:val="center"/>
                  <w:rPr/>
                </w:pPr>
                <w:r w:rsidDel="00000000" w:rsidR="00000000" w:rsidRPr="00000000">
                  <w:rPr>
                    <w:rtl w:val="0"/>
                  </w:rPr>
                  <w:t xml:space="preserve">2.1.1.8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Rule="auto"/>
                  <w:jc w:val="center"/>
                  <w:rPr/>
                </w:pPr>
                <w:r w:rsidDel="00000000" w:rsidR="00000000" w:rsidRPr="00000000">
                  <w:rPr>
                    <w:rtl w:val="0"/>
                  </w:rPr>
                  <w:t xml:space="preserve">2.1.1.9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(1 ястреб + 1 попугай)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Rule="auto"/>
                  <w:jc w:val="center"/>
                  <w:rPr/>
                </w:pPr>
                <w:r w:rsidDel="00000000" w:rsidR="00000000" w:rsidRPr="00000000">
                  <w:rPr>
                    <w:rtl w:val="0"/>
                  </w:rPr>
                  <w:t xml:space="preserve">2.1.2.0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Rule="auto"/>
                  <w:jc w:val="center"/>
                  <w:rPr/>
                </w:pPr>
                <w:r w:rsidDel="00000000" w:rsidR="00000000" w:rsidRPr="00000000">
                  <w:rPr>
                    <w:rtl w:val="0"/>
                  </w:rPr>
                  <w:t xml:space="preserve">2.1.2.1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Rule="auto"/>
                  <w:jc w:val="center"/>
                  <w:rPr/>
                </w:pPr>
                <w:r w:rsidDel="00000000" w:rsidR="00000000" w:rsidRPr="00000000">
                  <w:rPr>
                    <w:rtl w:val="0"/>
                  </w:rPr>
                  <w:t xml:space="preserve">2.1.2.2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Rule="auto"/>
                  <w:jc w:val="center"/>
                  <w:rPr/>
                </w:pPr>
                <w:r w:rsidDel="00000000" w:rsidR="00000000" w:rsidRPr="00000000">
                  <w:rPr>
                    <w:rtl w:val="0"/>
                  </w:rPr>
                  <w:t xml:space="preserve">2.1.2.3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(1 ястреб + 1 попугай)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Rule="auto"/>
                  <w:jc w:val="center"/>
                  <w:rPr/>
                </w:pPr>
                <w:r w:rsidDel="00000000" w:rsidR="00000000" w:rsidRPr="00000000">
                  <w:rPr>
                    <w:rtl w:val="0"/>
                  </w:rPr>
                  <w:t xml:space="preserve">2.1.2.4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(1 ястреб + 1 попугай)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Rule="auto"/>
                  <w:jc w:val="center"/>
                  <w:rPr/>
                </w:pPr>
                <w:r w:rsidDel="00000000" w:rsidR="00000000" w:rsidRPr="00000000">
                  <w:rPr>
                    <w:rtl w:val="0"/>
                  </w:rPr>
                  <w:t xml:space="preserve">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 (1 воробей)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Rule="auto"/>
                  <w:jc w:val="center"/>
                  <w:rPr/>
                </w:pPr>
                <w:r w:rsidDel="00000000" w:rsidR="00000000" w:rsidRPr="00000000">
                  <w:rPr>
                    <w:rtl w:val="0"/>
                  </w:rPr>
                  <w:t xml:space="preserve">2.1.2.6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0.25 (1 снегирь)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Rule="auto"/>
                  <w:jc w:val="center"/>
                  <w:rPr/>
                </w:pPr>
                <w:r w:rsidDel="00000000" w:rsidR="00000000" w:rsidRPr="00000000">
                  <w:rPr>
                    <w:rtl w:val="0"/>
                  </w:rPr>
                  <w:t xml:space="preserve">Средняя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Rule="auto"/>
                  <w:jc w:val="center"/>
                  <w:rPr/>
                </w:pPr>
                <w:r w:rsidDel="00000000" w:rsidR="00000000" w:rsidRPr="00000000">
                  <w:rPr>
                    <w:rtl w:val="0"/>
                  </w:rPr>
                  <w:t xml:space="preserve">2.1.2.7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Средняя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Rule="auto"/>
                  <w:jc w:val="center"/>
                  <w:rPr/>
                </w:pPr>
                <w:r w:rsidDel="00000000" w:rsidR="00000000" w:rsidRPr="00000000">
                  <w:rPr>
                    <w:rtl w:val="0"/>
                  </w:rPr>
                  <w:t xml:space="preserve">2.1.3.1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Rule="auto"/>
                  <w:jc w:val="center"/>
                  <w:rPr/>
                </w:pPr>
                <w:r w:rsidDel="00000000" w:rsidR="00000000" w:rsidRPr="00000000">
                  <w:rPr>
                    <w:rtl w:val="0"/>
                  </w:rPr>
                  <w:t xml:space="preserve">2.1.3.2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Rule="auto"/>
                  <w:jc w:val="center"/>
                  <w:rPr/>
                </w:pPr>
                <w:r w:rsidDel="00000000" w:rsidR="00000000" w:rsidRPr="00000000">
                  <w:rPr>
                    <w:rtl w:val="0"/>
                  </w:rPr>
                  <w:t xml:space="preserve">2.1.3.3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Rule="auto"/>
                  <w:jc w:val="center"/>
                  <w:rPr/>
                </w:pPr>
                <w:r w:rsidDel="00000000" w:rsidR="00000000" w:rsidRPr="00000000">
                  <w:rPr>
                    <w:rtl w:val="0"/>
                  </w:rPr>
                  <w:t xml:space="preserve">2.1.3.4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 (1 воробей)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Rule="auto"/>
                  <w:jc w:val="center"/>
                  <w:rPr/>
                </w:pPr>
                <w:r w:rsidDel="00000000" w:rsidR="00000000" w:rsidRPr="00000000">
                  <w:rPr>
                    <w:rtl w:val="0"/>
                  </w:rPr>
                  <w:t xml:space="preserve">2.1.3.5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(1 голубь)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Средняя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Rule="auto"/>
                  <w:jc w:val="center"/>
                  <w:rPr/>
                </w:pPr>
                <w:r w:rsidDel="00000000" w:rsidR="00000000" w:rsidRPr="00000000">
                  <w:rPr>
                    <w:rtl w:val="0"/>
                  </w:rPr>
                  <w:t xml:space="preserve">2.1.4.1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Rule="auto"/>
                  <w:jc w:val="center"/>
                  <w:rPr/>
                </w:pPr>
                <w:r w:rsidDel="00000000" w:rsidR="00000000" w:rsidRPr="00000000">
                  <w:rPr>
                    <w:rtl w:val="0"/>
                  </w:rPr>
                  <w:t xml:space="preserve">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Rule="auto"/>
                  <w:jc w:val="center"/>
                  <w:rPr/>
                </w:pPr>
                <w:r w:rsidDel="00000000" w:rsidR="00000000" w:rsidRPr="00000000">
                  <w:rPr>
                    <w:rtl w:val="0"/>
                  </w:rPr>
                  <w:t xml:space="preserve">2.1.5.1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Rule="auto"/>
                  <w:jc w:val="center"/>
                  <w:rPr/>
                </w:pPr>
                <w:r w:rsidDel="00000000" w:rsidR="00000000" w:rsidRPr="00000000">
                  <w:rPr>
                    <w:rtl w:val="0"/>
                  </w:rPr>
                  <w:t xml:space="preserve">2.1.5.2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Rule="auto"/>
                  <w:jc w:val="center"/>
                  <w:rPr/>
                </w:pPr>
                <w:r w:rsidDel="00000000" w:rsidR="00000000" w:rsidRPr="00000000">
                  <w:rPr>
                    <w:rtl w:val="0"/>
                  </w:rPr>
                  <w:t xml:space="preserve">2.1.6.0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Rule="auto"/>
                  <w:jc w:val="center"/>
                  <w:rPr/>
                </w:pPr>
                <w:r w:rsidDel="00000000" w:rsidR="00000000" w:rsidRPr="00000000">
                  <w:rPr>
                    <w:rtl w:val="0"/>
                  </w:rPr>
                  <w:t xml:space="preserve">2.1.6.1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Средняя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Rule="auto"/>
                  <w:jc w:val="center"/>
                  <w:rPr/>
                </w:pPr>
                <w:r w:rsidDel="00000000" w:rsidR="00000000" w:rsidRPr="00000000">
                  <w:rPr>
                    <w:rtl w:val="0"/>
                  </w:rPr>
                  <w:t xml:space="preserve">2.1.7.0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Rule="auto"/>
                  <w:jc w:val="center"/>
                  <w:rPr/>
                </w:pPr>
                <w:r w:rsidDel="00000000" w:rsidR="00000000" w:rsidRPr="00000000">
                  <w:rPr>
                    <w:rtl w:val="0"/>
                  </w:rPr>
                  <w:t xml:space="preserve">2.1.7.1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Низкая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Rule="auto"/>
                  <w:jc w:val="center"/>
                  <w:rPr/>
                </w:pPr>
                <w:r w:rsidDel="00000000" w:rsidR="00000000" w:rsidRPr="00000000">
                  <w:rPr>
                    <w:rtl w:val="0"/>
                  </w:rPr>
                  <w:t xml:space="preserve">2.1.7.2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Rule="auto"/>
                  <w:jc w:val="center"/>
                  <w:rPr/>
                </w:pPr>
                <w:r w:rsidDel="00000000" w:rsidR="00000000" w:rsidRPr="00000000">
                  <w:rPr>
                    <w:rtl w:val="0"/>
                  </w:rPr>
                  <w:t xml:space="preserve">2.1.8.0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Rule="auto"/>
                  <w:jc w:val="center"/>
                  <w:rPr/>
                </w:pPr>
                <w:r w:rsidDel="00000000" w:rsidR="00000000" w:rsidRPr="00000000">
                  <w:rPr>
                    <w:rtl w:val="0"/>
                  </w:rPr>
                  <w:t xml:space="preserve">2.1.8.1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Низкая</w:t>
                </w:r>
              </w:p>
            </w:tc>
          </w:tr>
        </w:tbl>
      </w:sdtContent>
    </w:sdt>
    <w:p w:rsidR="00000000" w:rsidDel="00000000" w:rsidP="00000000" w:rsidRDefault="00000000" w:rsidRPr="00000000" w14:paraId="00000251">
      <w:pPr>
        <w:spacing w:after="240" w:lineRule="auto"/>
        <w:rPr/>
      </w:pPr>
      <w:r w:rsidDel="00000000" w:rsidR="00000000" w:rsidRPr="00000000">
        <w:rPr>
          <w:rtl w:val="0"/>
        </w:rPr>
      </w:r>
    </w:p>
    <w:p w:rsidR="00000000" w:rsidDel="00000000" w:rsidP="00000000" w:rsidRDefault="00000000" w:rsidRPr="00000000" w14:paraId="00000252">
      <w:pPr>
        <w:pStyle w:val="Heading4"/>
        <w:spacing w:after="240" w:lineRule="auto"/>
        <w:rPr/>
      </w:pPr>
      <w:bookmarkStart w:colFirst="0" w:colLast="0" w:name="_heading=h.p1gyvxtufxa9" w:id="25"/>
      <w:bookmarkEnd w:id="25"/>
      <w:r w:rsidDel="00000000" w:rsidR="00000000" w:rsidRPr="00000000">
        <w:rPr>
          <w:rtl w:val="0"/>
        </w:rPr>
        <w:t xml:space="preserve">Авторизованный пользователь сайта:</w:t>
      </w:r>
    </w:p>
    <w:sdt>
      <w:sdtPr>
        <w:lock w:val="contentLocked"/>
        <w:id w:val="-119488911"/>
        <w:tag w:val="goog_rdk_75"/>
      </w:sdtPr>
      <w:sdtContent>
        <w:tbl>
          <w:tblPr>
            <w:tblStyle w:val="Table1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Rule="auto"/>
                  <w:jc w:val="center"/>
                  <w:rPr>
                    <w:b w:val="1"/>
                    <w:bCs w:val="1"/>
                  </w:rPr>
                </w:pPr>
                <w:r w:rsidDel="00000000" w:rsidR="00000000" w:rsidRPr="00000000">
                  <w:rPr>
                    <w:b w:val="1"/>
                    <w:bCs w:val="1"/>
                    <w:rtl w:val="0"/>
                  </w:rPr>
                  <w:t xml:space="preserve">№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Rule="auto"/>
                  <w:jc w:val="center"/>
                  <w:rPr>
                    <w:b w:val="1"/>
                    <w:bCs w:val="1"/>
                  </w:rPr>
                </w:pPr>
                <w:r w:rsidDel="00000000" w:rsidR="00000000" w:rsidRPr="00000000">
                  <w:rPr>
                    <w:b w:val="1"/>
                    <w:bCs w:val="1"/>
                    <w:rtl w:val="0"/>
                  </w:rPr>
                  <w:t xml:space="preserve">Приоритетность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Rule="auto"/>
                  <w:jc w:val="center"/>
                  <w:rPr>
                    <w:b w:val="1"/>
                    <w:bCs w:val="1"/>
                  </w:rPr>
                </w:pPr>
                <w:r w:rsidDel="00000000" w:rsidR="00000000" w:rsidRPr="00000000">
                  <w:rPr>
                    <w:b w:val="1"/>
                    <w:bCs w:val="1"/>
                    <w:rtl w:val="0"/>
                  </w:rPr>
                  <w:t xml:space="preserve">Трудоемкость (птицы)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Rule="auto"/>
                  <w:jc w:val="center"/>
                  <w:rPr>
                    <w:b w:val="1"/>
                    <w:bCs w:val="1"/>
                  </w:rPr>
                </w:pPr>
                <w:r w:rsidDel="00000000" w:rsidR="00000000" w:rsidRPr="00000000">
                  <w:rPr>
                    <w:b w:val="1"/>
                    <w:bCs w:val="1"/>
                    <w:rtl w:val="0"/>
                  </w:rPr>
                  <w:t xml:space="preserve">Стабильность</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Rule="auto"/>
                  <w:jc w:val="center"/>
                  <w:rPr/>
                </w:pPr>
                <w:r w:rsidDel="00000000" w:rsidR="00000000" w:rsidRPr="00000000">
                  <w:rPr>
                    <w:rtl w:val="0"/>
                  </w:rPr>
                  <w:t xml:space="preserve">2.1.9.1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Rule="auto"/>
                  <w:jc w:val="center"/>
                  <w:rPr>
                    <w:b w:val="1"/>
                    <w:bCs w:val="1"/>
                  </w:rPr>
                </w:pPr>
                <w:r w:rsidDel="00000000" w:rsidR="00000000" w:rsidRPr="00000000">
                  <w:rPr>
                    <w:rtl w:val="0"/>
                  </w:rPr>
                  <w:t xml:space="preserve">2.1.9.2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Rule="auto"/>
                  <w:jc w:val="center"/>
                  <w:rPr/>
                </w:pPr>
                <w:r w:rsidDel="00000000" w:rsidR="00000000" w:rsidRPr="00000000">
                  <w:rPr>
                    <w:rtl w:val="0"/>
                  </w:rPr>
                  <w:t xml:space="preserve">0.5 (1 воробей)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Rule="auto"/>
                  <w:jc w:val="center"/>
                  <w:rPr>
                    <w:b w:val="1"/>
                    <w:bCs w:val="1"/>
                  </w:rPr>
                </w:pPr>
                <w:r w:rsidDel="00000000" w:rsidR="00000000" w:rsidRPr="00000000">
                  <w:rPr>
                    <w:rtl w:val="0"/>
                  </w:rPr>
                  <w:t xml:space="preserve">2.1.9.3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Rule="auto"/>
                  <w:jc w:val="center"/>
                  <w:rPr>
                    <w:b w:val="1"/>
                    <w:bCs w:val="1"/>
                  </w:rPr>
                </w:pPr>
                <w:r w:rsidDel="00000000" w:rsidR="00000000" w:rsidRPr="00000000">
                  <w:rPr>
                    <w:rtl w:val="0"/>
                  </w:rPr>
                  <w:t xml:space="preserve">2.1.9.4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Rule="auto"/>
                  <w:jc w:val="center"/>
                  <w:rPr/>
                </w:pPr>
                <w:r w:rsidDel="00000000" w:rsidR="00000000" w:rsidRPr="00000000">
                  <w:rPr>
                    <w:rtl w:val="0"/>
                  </w:rPr>
                  <w:t xml:space="preserve">0.25 (1 снегирь)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Rule="auto"/>
                  <w:jc w:val="center"/>
                  <w:rPr>
                    <w:b w:val="1"/>
                    <w:bCs w:val="1"/>
                  </w:rPr>
                </w:pPr>
                <w:r w:rsidDel="00000000" w:rsidR="00000000" w:rsidRPr="00000000">
                  <w:rPr>
                    <w:rtl w:val="0"/>
                  </w:rPr>
                  <w:t xml:space="preserve">2.1.9.5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Rule="auto"/>
                  <w:jc w:val="center"/>
                  <w:rPr/>
                </w:pPr>
                <w:r w:rsidDel="00000000" w:rsidR="00000000" w:rsidRPr="00000000">
                  <w:rPr>
                    <w:rtl w:val="0"/>
                  </w:rPr>
                  <w:t xml:space="preserve">0.5 (1 голубь)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Rule="auto"/>
                  <w:jc w:val="center"/>
                  <w:rPr/>
                </w:pPr>
                <w:r w:rsidDel="00000000" w:rsidR="00000000" w:rsidRPr="00000000">
                  <w:rPr>
                    <w:rtl w:val="0"/>
                  </w:rPr>
                  <w:t xml:space="preserve">2.1.10.1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Rule="auto"/>
                  <w:jc w:val="center"/>
                  <w:rPr/>
                </w:pPr>
                <w:r w:rsidDel="00000000" w:rsidR="00000000" w:rsidRPr="00000000">
                  <w:rPr>
                    <w:rtl w:val="0"/>
                  </w:rPr>
                  <w:t xml:space="preserve">1 (1 ястреб и голубь)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Rule="auto"/>
                  <w:jc w:val="center"/>
                  <w:rPr/>
                </w:pPr>
                <w:r w:rsidDel="00000000" w:rsidR="00000000" w:rsidRPr="00000000">
                  <w:rPr>
                    <w:rtl w:val="0"/>
                  </w:rPr>
                  <w:t xml:space="preserve">Средняя</w:t>
                </w:r>
              </w:p>
            </w:tc>
          </w:tr>
        </w:tbl>
      </w:sdtContent>
    </w:sdt>
    <w:p w:rsidR="00000000" w:rsidDel="00000000" w:rsidP="00000000" w:rsidRDefault="00000000" w:rsidRPr="00000000" w14:paraId="0000026F">
      <w:pPr>
        <w:spacing w:after="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70">
      <w:pPr>
        <w:pStyle w:val="Heading4"/>
        <w:spacing w:after="240" w:lineRule="auto"/>
        <w:rPr/>
      </w:pPr>
      <w:bookmarkStart w:colFirst="0" w:colLast="0" w:name="_heading=h.5lxfjmgefz83" w:id="26"/>
      <w:bookmarkEnd w:id="26"/>
      <w:r w:rsidDel="00000000" w:rsidR="00000000" w:rsidRPr="00000000">
        <w:rPr>
          <w:rtl w:val="0"/>
        </w:rPr>
        <w:t xml:space="preserve">Администратор сайта:</w:t>
      </w:r>
    </w:p>
    <w:sdt>
      <w:sdtPr>
        <w:lock w:val="contentLocked"/>
        <w:id w:val="1132977042"/>
        <w:tag w:val="goog_rdk_76"/>
      </w:sdtPr>
      <w:sdtContent>
        <w:tbl>
          <w:tblPr>
            <w:tblStyle w:val="Table1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Rule="auto"/>
                  <w:jc w:val="center"/>
                  <w:rPr>
                    <w:b w:val="1"/>
                    <w:bCs w:val="1"/>
                  </w:rPr>
                </w:pPr>
                <w:r w:rsidDel="00000000" w:rsidR="00000000" w:rsidRPr="00000000">
                  <w:rPr>
                    <w:b w:val="1"/>
                    <w:bCs w:val="1"/>
                    <w:rtl w:val="0"/>
                  </w:rPr>
                  <w:t xml:space="preserve">№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Rule="auto"/>
                  <w:jc w:val="center"/>
                  <w:rPr>
                    <w:b w:val="1"/>
                    <w:bCs w:val="1"/>
                  </w:rPr>
                </w:pPr>
                <w:r w:rsidDel="00000000" w:rsidR="00000000" w:rsidRPr="00000000">
                  <w:rPr>
                    <w:b w:val="1"/>
                    <w:bCs w:val="1"/>
                    <w:rtl w:val="0"/>
                  </w:rPr>
                  <w:t xml:space="preserve">Приоритетность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Rule="auto"/>
                  <w:jc w:val="center"/>
                  <w:rPr>
                    <w:b w:val="1"/>
                    <w:bCs w:val="1"/>
                  </w:rPr>
                </w:pPr>
                <w:r w:rsidDel="00000000" w:rsidR="00000000" w:rsidRPr="00000000">
                  <w:rPr>
                    <w:b w:val="1"/>
                    <w:bCs w:val="1"/>
                    <w:rtl w:val="0"/>
                  </w:rPr>
                  <w:t xml:space="preserve">Трудоемкость (птицы)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Rule="auto"/>
                  <w:jc w:val="center"/>
                  <w:rPr>
                    <w:b w:val="1"/>
                    <w:bCs w:val="1"/>
                  </w:rPr>
                </w:pPr>
                <w:r w:rsidDel="00000000" w:rsidR="00000000" w:rsidRPr="00000000">
                  <w:rPr>
                    <w:b w:val="1"/>
                    <w:bCs w:val="1"/>
                    <w:rtl w:val="0"/>
                  </w:rPr>
                  <w:t xml:space="preserve">Стабильность</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Rule="auto"/>
                  <w:jc w:val="center"/>
                  <w:rPr/>
                </w:pPr>
                <w:r w:rsidDel="00000000" w:rsidR="00000000" w:rsidRPr="00000000">
                  <w:rPr>
                    <w:rtl w:val="0"/>
                  </w:rPr>
                  <w:t xml:space="preserve">2.1.11.1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Rule="auto"/>
                  <w:jc w:val="center"/>
                  <w:rPr/>
                </w:pPr>
                <w:r w:rsidDel="00000000" w:rsidR="00000000" w:rsidRPr="00000000">
                  <w:rPr>
                    <w:rtl w:val="0"/>
                  </w:rPr>
                  <w:t xml:space="preserve">Низкая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Rule="auto"/>
                  <w:jc w:val="center"/>
                  <w:rPr/>
                </w:pPr>
                <w:r w:rsidDel="00000000" w:rsidR="00000000" w:rsidRPr="00000000">
                  <w:rPr>
                    <w:rtl w:val="0"/>
                  </w:rPr>
                  <w:t xml:space="preserve">2.1.11.2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Rule="auto"/>
                  <w:jc w:val="center"/>
                  <w:rPr/>
                </w:pPr>
                <w:r w:rsidDel="00000000" w:rsidR="00000000" w:rsidRPr="00000000">
                  <w:rPr>
                    <w:rtl w:val="0"/>
                  </w:rPr>
                  <w:t xml:space="preserve">Средняя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Rule="auto"/>
                  <w:jc w:val="center"/>
                  <w:rPr/>
                </w:pPr>
                <w:r w:rsidDel="00000000" w:rsidR="00000000" w:rsidRPr="00000000">
                  <w:rPr>
                    <w:rtl w:val="0"/>
                  </w:rPr>
                  <w:t xml:space="preserve">2.1.11.3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Rule="auto"/>
                  <w:jc w:val="center"/>
                  <w:rPr/>
                </w:pPr>
                <w:r w:rsidDel="00000000" w:rsidR="00000000" w:rsidRPr="00000000">
                  <w:rPr>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Rule="auto"/>
                  <w:jc w:val="center"/>
                  <w:rPr/>
                </w:pPr>
                <w:r w:rsidDel="00000000" w:rsidR="00000000" w:rsidRPr="00000000">
                  <w:rPr>
                    <w:rtl w:val="0"/>
                  </w:rPr>
                  <w:t xml:space="preserve">2.1.11.4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Rule="auto"/>
                  <w:jc w:val="center"/>
                  <w:rPr/>
                </w:pPr>
                <w:r w:rsidDel="00000000" w:rsidR="00000000" w:rsidRPr="00000000">
                  <w:rPr>
                    <w:rtl w:val="0"/>
                  </w:rPr>
                  <w:t xml:space="preserve">2 (1 ястреб + 2 голубя)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Rule="auto"/>
                  <w:jc w:val="center"/>
                  <w:rPr/>
                </w:pPr>
                <w:r w:rsidDel="00000000" w:rsidR="00000000" w:rsidRPr="00000000">
                  <w:rPr>
                    <w:rtl w:val="0"/>
                  </w:rPr>
                  <w:t xml:space="preserve">Средняя</w:t>
                </w:r>
              </w:p>
            </w:tc>
          </w:tr>
        </w:tbl>
      </w:sdtContent>
    </w:sdt>
    <w:p w:rsidR="00000000" w:rsidDel="00000000" w:rsidP="00000000" w:rsidRDefault="00000000" w:rsidRPr="00000000" w14:paraId="00000285">
      <w:pPr>
        <w:spacing w:after="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86">
      <w:pPr>
        <w:pStyle w:val="Heading3"/>
        <w:spacing w:after="240" w:lineRule="auto"/>
        <w:jc w:val="left"/>
        <w:rPr/>
      </w:pPr>
      <w:bookmarkStart w:colFirst="0" w:colLast="0" w:name="_heading=h.ownwojx6rarb" w:id="27"/>
      <w:bookmarkEnd w:id="27"/>
      <w:r w:rsidDel="00000000" w:rsidR="00000000" w:rsidRPr="00000000">
        <w:rPr>
          <w:rFonts w:ascii="Arial" w:cs="Arial" w:eastAsia="Arial" w:hAnsi="Arial"/>
          <w:b w:val="1"/>
          <w:bCs w:val="1"/>
          <w:sz w:val="28"/>
          <w:szCs w:val="28"/>
          <w:rtl w:val="0"/>
        </w:rPr>
        <w:t xml:space="preserve">Usability requirements</w:t>
      </w:r>
      <w:r w:rsidDel="00000000" w:rsidR="00000000" w:rsidRPr="00000000">
        <w:rPr>
          <w:rtl w:val="0"/>
        </w:rPr>
      </w:r>
    </w:p>
    <w:sdt>
      <w:sdtPr>
        <w:lock w:val="contentLocked"/>
        <w:id w:val="-550032927"/>
        <w:tag w:val="goog_rdk_84"/>
      </w:sdtPr>
      <w:sdtContent>
        <w:tbl>
          <w:tblPr>
            <w:tblStyle w:val="Table1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rHeight w:val="713.9531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Rule="auto"/>
                  <w:jc w:val="center"/>
                  <w:rPr>
                    <w:b w:val="1"/>
                    <w:bCs w:val="1"/>
                  </w:rPr>
                </w:pPr>
                <w:r w:rsidDel="00000000" w:rsidR="00000000" w:rsidRPr="00000000">
                  <w:rPr>
                    <w:b w:val="1"/>
                    <w:bCs w:val="1"/>
                    <w:rtl w:val="0"/>
                  </w:rPr>
                  <w:t xml:space="preserve">№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Rule="auto"/>
                  <w:jc w:val="center"/>
                  <w:rPr>
                    <w:b w:val="1"/>
                    <w:bCs w:val="1"/>
                  </w:rPr>
                </w:pPr>
                <w:r w:rsidDel="00000000" w:rsidR="00000000" w:rsidRPr="00000000">
                  <w:rPr>
                    <w:b w:val="1"/>
                    <w:bCs w:val="1"/>
                    <w:rtl w:val="0"/>
                  </w:rPr>
                  <w:t xml:space="preserve">Приоритетность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Rule="auto"/>
                  <w:jc w:val="center"/>
                  <w:rPr>
                    <w:b w:val="1"/>
                    <w:bCs w:val="1"/>
                  </w:rPr>
                </w:pPr>
                <w:sdt>
                  <w:sdtPr>
                    <w:id w:val="-2115165376"/>
                    <w:tag w:val="goog_rdk_77"/>
                  </w:sdtPr>
                  <w:sdtContent>
                    <w:commentRangeStart w:id="55"/>
                  </w:sdtContent>
                </w:sdt>
                <w:r w:rsidDel="00000000" w:rsidR="00000000" w:rsidRPr="00000000">
                  <w:rPr>
                    <w:b w:val="1"/>
                    <w:bCs w:val="1"/>
                    <w:rtl w:val="0"/>
                  </w:rPr>
                  <w:t xml:space="preserve">Трудоемкость (птицы)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Rule="auto"/>
                  <w:jc w:val="center"/>
                  <w:rPr>
                    <w:b w:val="1"/>
                    <w:bCs w:val="1"/>
                  </w:rPr>
                </w:pPr>
                <w:commentRangeEnd w:id="55"/>
                <w:r w:rsidDel="00000000" w:rsidR="00000000" w:rsidRPr="00000000">
                  <w:commentReference w:id="55"/>
                </w:r>
                <w:r w:rsidDel="00000000" w:rsidR="00000000" w:rsidRPr="00000000">
                  <w:rPr>
                    <w:b w:val="1"/>
                    <w:bCs w:val="1"/>
                    <w:rtl w:val="0"/>
                  </w:rPr>
                  <w:t xml:space="preserve">Стабильность</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Rule="auto"/>
                  <w:jc w:val="center"/>
                  <w:rPr/>
                </w:pPr>
                <w:r w:rsidDel="00000000" w:rsidR="00000000" w:rsidRPr="00000000">
                  <w:rPr>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Rule="auto"/>
                  <w:jc w:val="center"/>
                  <w:rPr/>
                </w:pPr>
                <w:sdt>
                  <w:sdtPr>
                    <w:id w:val="1082443732"/>
                    <w:tag w:val="goog_rdk_78"/>
                  </w:sdtPr>
                  <w:sdtContent>
                    <w:commentRangeStart w:id="56"/>
                  </w:sdtContent>
                </w:sdt>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Rule="auto"/>
                  <w:jc w:val="center"/>
                  <w:rPr/>
                </w:pPr>
                <w:commentRangeEnd w:id="56"/>
                <w:r w:rsidDel="00000000" w:rsidR="00000000" w:rsidRPr="00000000">
                  <w:commentReference w:id="56"/>
                </w:r>
                <w:r w:rsidDel="00000000" w:rsidR="00000000" w:rsidRPr="00000000">
                  <w:rPr>
                    <w:rtl w:val="0"/>
                  </w:rPr>
                  <w:t xml:space="preserve">Средняя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Rule="auto"/>
                  <w:jc w:val="center"/>
                  <w:rPr/>
                </w:pPr>
                <w:r w:rsidDel="00000000" w:rsidR="00000000" w:rsidRPr="00000000">
                  <w:rPr>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Rule="auto"/>
                  <w:jc w:val="center"/>
                  <w:rPr/>
                </w:pPr>
                <w:sdt>
                  <w:sdtPr>
                    <w:id w:val="-434553608"/>
                    <w:tag w:val="goog_rdk_79"/>
                  </w:sdtPr>
                  <w:sdtContent>
                    <w:commentRangeStart w:id="57"/>
                  </w:sdtContent>
                </w:sdt>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Rule="auto"/>
                  <w:jc w:val="center"/>
                  <w:rPr/>
                </w:pPr>
                <w:commentRangeEnd w:id="57"/>
                <w:r w:rsidDel="00000000" w:rsidR="00000000" w:rsidRPr="00000000">
                  <w:commentReference w:id="57"/>
                </w:r>
                <w:r w:rsidDel="00000000" w:rsidR="00000000" w:rsidRPr="00000000">
                  <w:rPr>
                    <w:rtl w:val="0"/>
                  </w:rPr>
                  <w:t xml:space="preserve">Низкая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Rule="auto"/>
                  <w:jc w:val="center"/>
                  <w:rPr/>
                </w:pPr>
                <w:r w:rsidDel="00000000" w:rsidR="00000000" w:rsidRPr="00000000">
                  <w:rPr>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Rule="auto"/>
                  <w:jc w:val="center"/>
                  <w:rPr/>
                </w:pPr>
                <w:sdt>
                  <w:sdtPr>
                    <w:id w:val="1735378027"/>
                    <w:tag w:val="goog_rdk_80"/>
                  </w:sdtPr>
                  <w:sdtContent>
                    <w:commentRangeStart w:id="58"/>
                  </w:sdtContent>
                </w:sdt>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Rule="auto"/>
                  <w:jc w:val="center"/>
                  <w:rPr/>
                </w:pPr>
                <w:commentRangeEnd w:id="58"/>
                <w:r w:rsidDel="00000000" w:rsidR="00000000" w:rsidRPr="00000000">
                  <w:commentReference w:id="58"/>
                </w:r>
                <w:r w:rsidDel="00000000" w:rsidR="00000000" w:rsidRPr="00000000">
                  <w:rPr>
                    <w:rtl w:val="0"/>
                  </w:rPr>
                  <w:t xml:space="preserve">Высокая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Rule="auto"/>
                  <w:jc w:val="center"/>
                  <w:rPr/>
                </w:pPr>
                <w:r w:rsidDel="00000000" w:rsidR="00000000" w:rsidRPr="00000000">
                  <w:rPr>
                    <w:rtl w:val="0"/>
                  </w:rPr>
                  <w:t xml:space="preserve">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Rule="auto"/>
                  <w:jc w:val="center"/>
                  <w:rPr/>
                </w:pPr>
                <w:sdt>
                  <w:sdtPr>
                    <w:id w:val="-1529138777"/>
                    <w:tag w:val="goog_rdk_81"/>
                  </w:sdtPr>
                  <w:sdtContent>
                    <w:commentRangeStart w:id="59"/>
                  </w:sdtContent>
                </w:sdt>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Rule="auto"/>
                  <w:jc w:val="center"/>
                  <w:rPr/>
                </w:pPr>
                <w:commentRangeEnd w:id="59"/>
                <w:r w:rsidDel="00000000" w:rsidR="00000000" w:rsidRPr="00000000">
                  <w:commentReference w:id="59"/>
                </w:r>
                <w:r w:rsidDel="00000000" w:rsidR="00000000" w:rsidRPr="00000000">
                  <w:rPr>
                    <w:rtl w:val="0"/>
                  </w:rPr>
                  <w:t xml:space="preserve">Высокая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Rule="auto"/>
                  <w:jc w:val="center"/>
                  <w:rPr/>
                </w:pPr>
                <w:r w:rsidDel="00000000" w:rsidR="00000000" w:rsidRPr="00000000">
                  <w:rPr>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Rule="auto"/>
                  <w:jc w:val="center"/>
                  <w:rPr/>
                </w:pPr>
                <w:sdt>
                  <w:sdtPr>
                    <w:id w:val="-1807666091"/>
                    <w:tag w:val="goog_rdk_82"/>
                  </w:sdtPr>
                  <w:sdtContent>
                    <w:commentRangeStart w:id="60"/>
                  </w:sdtContent>
                </w:sdt>
                <w:r w:rsidDel="00000000" w:rsidR="00000000" w:rsidRPr="00000000">
                  <w:rPr>
                    <w:rtl w:val="0"/>
                  </w:rPr>
                  <w:t xml:space="preserve">0.125 (1 снегирь + 1 ястреб)</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Rule="auto"/>
                  <w:jc w:val="center"/>
                  <w:rPr/>
                </w:pPr>
                <w:commentRangeEnd w:id="60"/>
                <w:r w:rsidDel="00000000" w:rsidR="00000000" w:rsidRPr="00000000">
                  <w:commentReference w:id="60"/>
                </w:r>
                <w:r w:rsidDel="00000000" w:rsidR="00000000" w:rsidRPr="00000000">
                  <w:rPr>
                    <w:rtl w:val="0"/>
                  </w:rPr>
                  <w:t xml:space="preserve">Высокая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Rule="auto"/>
                  <w:jc w:val="center"/>
                  <w:rPr/>
                </w:pPr>
                <w:r w:rsidDel="00000000" w:rsidR="00000000" w:rsidRPr="00000000">
                  <w:rPr>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Rule="auto"/>
                  <w:jc w:val="center"/>
                  <w:rPr/>
                </w:pPr>
                <w:sdt>
                  <w:sdtPr>
                    <w:id w:val="509910932"/>
                    <w:tag w:val="goog_rdk_83"/>
                  </w:sdtPr>
                  <w:sdtContent>
                    <w:commentRangeStart w:id="61"/>
                  </w:sdtContent>
                </w:sdt>
                <w:r w:rsidDel="00000000" w:rsidR="00000000" w:rsidRPr="00000000">
                  <w:rPr>
                    <w:rtl w:val="0"/>
                  </w:rPr>
                  <w:t xml:space="preserve">0.125 (1 снегирь + 1 ястреб)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Rule="auto"/>
                  <w:jc w:val="center"/>
                  <w:rPr/>
                </w:pPr>
                <w:commentRangeEnd w:id="61"/>
                <w:r w:rsidDel="00000000" w:rsidR="00000000" w:rsidRPr="00000000">
                  <w:commentReference w:id="61"/>
                </w:r>
                <w:r w:rsidDel="00000000" w:rsidR="00000000" w:rsidRPr="00000000">
                  <w:rPr>
                    <w:rtl w:val="0"/>
                  </w:rPr>
                  <w:t xml:space="preserve">Высокая</w:t>
                </w:r>
              </w:p>
            </w:tc>
          </w:tr>
        </w:tbl>
      </w:sdtContent>
    </w:sdt>
    <w:p w:rsidR="00000000" w:rsidDel="00000000" w:rsidP="00000000" w:rsidRDefault="00000000" w:rsidRPr="00000000" w14:paraId="000002A3">
      <w:pPr>
        <w:spacing w:after="240" w:lineRule="auto"/>
        <w:jc w:val="left"/>
        <w:rPr/>
      </w:pPr>
      <w:r w:rsidDel="00000000" w:rsidR="00000000" w:rsidRPr="00000000">
        <w:rPr>
          <w:rtl w:val="0"/>
        </w:rPr>
        <w:t xml:space="preserve"> </w:t>
      </w:r>
    </w:p>
    <w:p w:rsidR="00000000" w:rsidDel="00000000" w:rsidP="00000000" w:rsidRDefault="00000000" w:rsidRPr="00000000" w14:paraId="000002A4">
      <w:pPr>
        <w:pStyle w:val="Heading3"/>
        <w:rPr/>
      </w:pPr>
      <w:bookmarkStart w:colFirst="0" w:colLast="0" w:name="_heading=h.69r88htr715l" w:id="28"/>
      <w:bookmarkEnd w:id="28"/>
      <w:r w:rsidDel="00000000" w:rsidR="00000000" w:rsidRPr="00000000">
        <w:rPr>
          <w:rtl w:val="0"/>
        </w:rPr>
        <w:t xml:space="preserve">Reliability requirements</w:t>
      </w:r>
    </w:p>
    <w:sdt>
      <w:sdtPr>
        <w:lock w:val="contentLocked"/>
        <w:id w:val="-1144690157"/>
        <w:tag w:val="goog_rdk_85"/>
      </w:sdtPr>
      <w:sdtContent>
        <w:tbl>
          <w:tblPr>
            <w:tblStyle w:val="Table1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rHeight w:val="713.9531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Rule="auto"/>
                  <w:jc w:val="center"/>
                  <w:rPr>
                    <w:b w:val="1"/>
                    <w:bCs w:val="1"/>
                  </w:rPr>
                </w:pPr>
                <w:r w:rsidDel="00000000" w:rsidR="00000000" w:rsidRPr="00000000">
                  <w:rPr>
                    <w:b w:val="1"/>
                    <w:bCs w:val="1"/>
                    <w:rtl w:val="0"/>
                  </w:rPr>
                  <w:t xml:space="preserve">№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Rule="auto"/>
                  <w:jc w:val="center"/>
                  <w:rPr>
                    <w:b w:val="1"/>
                    <w:bCs w:val="1"/>
                  </w:rPr>
                </w:pPr>
                <w:r w:rsidDel="00000000" w:rsidR="00000000" w:rsidRPr="00000000">
                  <w:rPr>
                    <w:b w:val="1"/>
                    <w:bCs w:val="1"/>
                    <w:rtl w:val="0"/>
                  </w:rPr>
                  <w:t xml:space="preserve">Приоритетность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Rule="auto"/>
                  <w:jc w:val="center"/>
                  <w:rPr>
                    <w:b w:val="1"/>
                    <w:bCs w:val="1"/>
                  </w:rPr>
                </w:pPr>
                <w:r w:rsidDel="00000000" w:rsidR="00000000" w:rsidRPr="00000000">
                  <w:rPr>
                    <w:b w:val="1"/>
                    <w:bCs w:val="1"/>
                    <w:rtl w:val="0"/>
                  </w:rPr>
                  <w:t xml:space="preserve">Трудоемкость (птицы)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Rule="auto"/>
                  <w:jc w:val="center"/>
                  <w:rPr>
                    <w:b w:val="1"/>
                    <w:bCs w:val="1"/>
                  </w:rPr>
                </w:pPr>
                <w:r w:rsidDel="00000000" w:rsidR="00000000" w:rsidRPr="00000000">
                  <w:rPr>
                    <w:b w:val="1"/>
                    <w:bCs w:val="1"/>
                    <w:rtl w:val="0"/>
                  </w:rPr>
                  <w:t xml:space="preserve">Стабильность</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Rule="auto"/>
                  <w:jc w:val="center"/>
                  <w:rPr/>
                </w:pPr>
                <w:r w:rsidDel="00000000" w:rsidR="00000000" w:rsidRPr="00000000">
                  <w:rPr>
                    <w:rtl w:val="0"/>
                  </w:rPr>
                  <w:t xml:space="preserve">2.3.1.1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Rule="auto"/>
                  <w:jc w:val="center"/>
                  <w:rPr/>
                </w:pPr>
                <w:r w:rsidDel="00000000" w:rsidR="00000000" w:rsidRPr="00000000">
                  <w:rPr>
                    <w:rtl w:val="0"/>
                  </w:rPr>
                  <w:t xml:space="preserve">Средняя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Rule="auto"/>
                  <w:jc w:val="center"/>
                  <w:rPr/>
                </w:pPr>
                <w:r w:rsidDel="00000000" w:rsidR="00000000" w:rsidRPr="00000000">
                  <w:rPr>
                    <w:rtl w:val="0"/>
                  </w:rPr>
                  <w:t xml:space="preserve">2.3.2.1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Rule="auto"/>
                  <w:jc w:val="center"/>
                  <w:rPr/>
                </w:pPr>
                <w:r w:rsidDel="00000000" w:rsidR="00000000" w:rsidRPr="00000000">
                  <w:rPr>
                    <w:rtl w:val="0"/>
                  </w:rPr>
                  <w:t xml:space="preserve">Низкая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Rule="auto"/>
                  <w:jc w:val="center"/>
                  <w:rPr/>
                </w:pPr>
                <w:r w:rsidDel="00000000" w:rsidR="00000000" w:rsidRPr="00000000">
                  <w:rPr>
                    <w:rtl w:val="0"/>
                  </w:rPr>
                  <w:t xml:space="preserve">2.3.3.1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Rule="auto"/>
                  <w:jc w:val="center"/>
                  <w:rPr/>
                </w:pPr>
                <w:r w:rsidDel="00000000" w:rsidR="00000000" w:rsidRPr="00000000">
                  <w:rPr>
                    <w:rtl w:val="0"/>
                  </w:rPr>
                  <w:t xml:space="preserve">Низкая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Rule="auto"/>
                  <w:jc w:val="center"/>
                  <w:rPr/>
                </w:pPr>
                <w:r w:rsidDel="00000000" w:rsidR="00000000" w:rsidRPr="00000000">
                  <w:rPr>
                    <w:rtl w:val="0"/>
                  </w:rPr>
                  <w:t xml:space="preserve">2.3.4.1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Rule="auto"/>
                  <w:jc w:val="center"/>
                  <w:rPr/>
                </w:pPr>
                <w:r w:rsidDel="00000000" w:rsidR="00000000" w:rsidRPr="00000000">
                  <w:rPr>
                    <w:rtl w:val="0"/>
                  </w:rPr>
                  <w:t xml:space="preserve">0.5 (1 голубь)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Rule="auto"/>
                  <w:jc w:val="center"/>
                  <w:rPr/>
                </w:pPr>
                <w:r w:rsidDel="00000000" w:rsidR="00000000" w:rsidRPr="00000000">
                  <w:rPr>
                    <w:rtl w:val="0"/>
                  </w:rPr>
                  <w:t xml:space="preserve">Высокая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Rule="auto"/>
                  <w:jc w:val="center"/>
                  <w:rPr/>
                </w:pPr>
                <w:r w:rsidDel="00000000" w:rsidR="00000000" w:rsidRPr="00000000">
                  <w:rPr>
                    <w:rtl w:val="0"/>
                  </w:rPr>
                  <w:t xml:space="preserve">2.3.4.2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Rule="auto"/>
                  <w:jc w:val="center"/>
                  <w:rPr/>
                </w:pPr>
                <w:r w:rsidDel="00000000" w:rsidR="00000000" w:rsidRPr="00000000">
                  <w:rPr>
                    <w:rtl w:val="0"/>
                  </w:rPr>
                  <w:t xml:space="preserve">Средняя</w:t>
                </w:r>
              </w:p>
            </w:tc>
          </w:tr>
        </w:tbl>
      </w:sdtContent>
    </w:sdt>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rPr/>
      </w:pPr>
      <w:bookmarkStart w:colFirst="0" w:colLast="0" w:name="_heading=h.ozmvh09lg3rw" w:id="29"/>
      <w:bookmarkEnd w:id="29"/>
      <w:r w:rsidDel="00000000" w:rsidR="00000000" w:rsidRPr="00000000">
        <w:rPr>
          <w:rtl w:val="0"/>
        </w:rPr>
        <w:t xml:space="preserve">Performance</w:t>
      </w:r>
    </w:p>
    <w:sdt>
      <w:sdtPr>
        <w:lock w:val="contentLocked"/>
        <w:id w:val="-2102446786"/>
        <w:tag w:val="goog_rdk_86"/>
      </w:sdtPr>
      <w:sdtContent>
        <w:tbl>
          <w:tblPr>
            <w:tblStyle w:val="Table1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rHeight w:val="713.9531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Rule="auto"/>
                  <w:jc w:val="center"/>
                  <w:rPr>
                    <w:b w:val="1"/>
                    <w:bCs w:val="1"/>
                  </w:rPr>
                </w:pPr>
                <w:r w:rsidDel="00000000" w:rsidR="00000000" w:rsidRPr="00000000">
                  <w:rPr>
                    <w:b w:val="1"/>
                    <w:bCs w:val="1"/>
                    <w:rtl w:val="0"/>
                  </w:rPr>
                  <w:t xml:space="preserve">№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Rule="auto"/>
                  <w:jc w:val="center"/>
                  <w:rPr>
                    <w:b w:val="1"/>
                    <w:bCs w:val="1"/>
                  </w:rPr>
                </w:pPr>
                <w:r w:rsidDel="00000000" w:rsidR="00000000" w:rsidRPr="00000000">
                  <w:rPr>
                    <w:b w:val="1"/>
                    <w:bCs w:val="1"/>
                    <w:rtl w:val="0"/>
                  </w:rPr>
                  <w:t xml:space="preserve">Приоритетность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Rule="auto"/>
                  <w:jc w:val="center"/>
                  <w:rPr>
                    <w:b w:val="1"/>
                    <w:bCs w:val="1"/>
                  </w:rPr>
                </w:pPr>
                <w:r w:rsidDel="00000000" w:rsidR="00000000" w:rsidRPr="00000000">
                  <w:rPr>
                    <w:b w:val="1"/>
                    <w:bCs w:val="1"/>
                    <w:rtl w:val="0"/>
                  </w:rPr>
                  <w:t xml:space="preserve">Трудоемкость (птицы)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Rule="auto"/>
                  <w:jc w:val="center"/>
                  <w:rPr>
                    <w:b w:val="1"/>
                    <w:bCs w:val="1"/>
                  </w:rPr>
                </w:pPr>
                <w:r w:rsidDel="00000000" w:rsidR="00000000" w:rsidRPr="00000000">
                  <w:rPr>
                    <w:b w:val="1"/>
                    <w:bCs w:val="1"/>
                    <w:rtl w:val="0"/>
                  </w:rPr>
                  <w:t xml:space="preserve">Стабильность</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Rule="auto"/>
                  <w:jc w:val="center"/>
                  <w:rPr/>
                </w:pPr>
                <w:r w:rsidDel="00000000" w:rsidR="00000000" w:rsidRPr="00000000">
                  <w:rPr>
                    <w:rtl w:val="0"/>
                  </w:rPr>
                  <w:t xml:space="preserve">2.4.4.0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Rule="auto"/>
                  <w:jc w:val="center"/>
                  <w:rPr/>
                </w:pPr>
                <w:r w:rsidDel="00000000" w:rsidR="00000000" w:rsidRPr="00000000">
                  <w:rPr>
                    <w:rtl w:val="0"/>
                  </w:rPr>
                  <w:t xml:space="preserve">Средняя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Rule="auto"/>
                  <w:jc w:val="center"/>
                  <w:rPr/>
                </w:pPr>
                <w:r w:rsidDel="00000000" w:rsidR="00000000" w:rsidRPr="00000000">
                  <w:rPr>
                    <w:rtl w:val="0"/>
                  </w:rPr>
                  <w:t xml:space="preserve">2.4.4.1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Rule="auto"/>
                  <w:jc w:val="center"/>
                  <w:rPr/>
                </w:pPr>
                <w:r w:rsidDel="00000000" w:rsidR="00000000" w:rsidRPr="00000000">
                  <w:rPr>
                    <w:rtl w:val="0"/>
                  </w:rPr>
                  <w:t xml:space="preserve">Низкая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Rule="auto"/>
                  <w:jc w:val="center"/>
                  <w:rPr/>
                </w:pPr>
                <w:r w:rsidDel="00000000" w:rsidR="00000000" w:rsidRPr="00000000">
                  <w:rPr>
                    <w:rtl w:val="0"/>
                  </w:rPr>
                  <w:t xml:space="preserve">2.4.4.2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Rule="auto"/>
                  <w:jc w:val="center"/>
                  <w:rPr/>
                </w:pPr>
                <w:r w:rsidDel="00000000" w:rsidR="00000000" w:rsidRPr="00000000">
                  <w:rPr>
                    <w:rtl w:val="0"/>
                  </w:rPr>
                  <w:t xml:space="preserve">Низкая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Rule="auto"/>
                  <w:jc w:val="center"/>
                  <w:rPr/>
                </w:pPr>
                <w:r w:rsidDel="00000000" w:rsidR="00000000" w:rsidRPr="00000000">
                  <w:rPr>
                    <w:rtl w:val="0"/>
                  </w:rPr>
                  <w:t xml:space="preserve">2.4.4.3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Rule="auto"/>
                  <w:jc w:val="center"/>
                  <w:rPr/>
                </w:pPr>
                <w:r w:rsidDel="00000000" w:rsidR="00000000" w:rsidRPr="00000000">
                  <w:rPr>
                    <w:rtl w:val="0"/>
                  </w:rPr>
                  <w:t xml:space="preserve">0.5 (1 голубь)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Rule="auto"/>
                  <w:jc w:val="center"/>
                  <w:rPr/>
                </w:pPr>
                <w:r w:rsidDel="00000000" w:rsidR="00000000" w:rsidRPr="00000000">
                  <w:rPr>
                    <w:rtl w:val="0"/>
                  </w:rPr>
                  <w:t xml:space="preserve">Высокая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Rule="auto"/>
                  <w:jc w:val="center"/>
                  <w:rPr/>
                </w:pPr>
                <w:r w:rsidDel="00000000" w:rsidR="00000000" w:rsidRPr="00000000">
                  <w:rPr>
                    <w:rtl w:val="0"/>
                  </w:rPr>
                  <w:t xml:space="preserve">2.4.4.4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Rule="auto"/>
                  <w:jc w:val="center"/>
                  <w:rPr/>
                </w:pPr>
                <w:r w:rsidDel="00000000" w:rsidR="00000000" w:rsidRPr="00000000">
                  <w:rPr>
                    <w:rtl w:val="0"/>
                  </w:rPr>
                  <w:t xml:space="preserve">Средняя</w:t>
                </w:r>
              </w:p>
            </w:tc>
          </w:tr>
        </w:tbl>
      </w:sdtContent>
    </w:sdt>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3"/>
        <w:jc w:val="left"/>
        <w:rPr/>
      </w:pPr>
      <w:bookmarkStart w:colFirst="0" w:colLast="0" w:name="_heading=h.lu14px83xvli" w:id="30"/>
      <w:bookmarkEnd w:id="30"/>
      <w:r w:rsidDel="00000000" w:rsidR="00000000" w:rsidRPr="00000000">
        <w:rPr>
          <w:rtl w:val="0"/>
        </w:rPr>
        <w:t xml:space="preserve">Security  requirements</w:t>
      </w:r>
    </w:p>
    <w:sdt>
      <w:sdtPr>
        <w:lock w:val="contentLocked"/>
        <w:id w:val="-1226817240"/>
        <w:tag w:val="goog_rdk_87"/>
      </w:sdtPr>
      <w:sdtContent>
        <w:tbl>
          <w:tblPr>
            <w:tblStyle w:val="Table1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rHeight w:val="713.9531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Rule="auto"/>
                  <w:jc w:val="center"/>
                  <w:rPr>
                    <w:b w:val="1"/>
                    <w:bCs w:val="1"/>
                  </w:rPr>
                </w:pPr>
                <w:r w:rsidDel="00000000" w:rsidR="00000000" w:rsidRPr="00000000">
                  <w:rPr>
                    <w:b w:val="1"/>
                    <w:bCs w:val="1"/>
                    <w:rtl w:val="0"/>
                  </w:rPr>
                  <w:t xml:space="preserve">№ требования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Rule="auto"/>
                  <w:jc w:val="center"/>
                  <w:rPr>
                    <w:b w:val="1"/>
                    <w:bCs w:val="1"/>
                  </w:rPr>
                </w:pPr>
                <w:r w:rsidDel="00000000" w:rsidR="00000000" w:rsidRPr="00000000">
                  <w:rPr>
                    <w:b w:val="1"/>
                    <w:bCs w:val="1"/>
                    <w:rtl w:val="0"/>
                  </w:rPr>
                  <w:t xml:space="preserve">Приоритетность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Rule="auto"/>
                  <w:jc w:val="center"/>
                  <w:rPr>
                    <w:b w:val="1"/>
                    <w:bCs w:val="1"/>
                  </w:rPr>
                </w:pPr>
                <w:r w:rsidDel="00000000" w:rsidR="00000000" w:rsidRPr="00000000">
                  <w:rPr>
                    <w:b w:val="1"/>
                    <w:bCs w:val="1"/>
                    <w:rtl w:val="0"/>
                  </w:rPr>
                  <w:t xml:space="preserve">Трудоемкость (птицы)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Rule="auto"/>
                  <w:jc w:val="center"/>
                  <w:rPr>
                    <w:b w:val="1"/>
                    <w:bCs w:val="1"/>
                  </w:rPr>
                </w:pPr>
                <w:r w:rsidDel="00000000" w:rsidR="00000000" w:rsidRPr="00000000">
                  <w:rPr>
                    <w:b w:val="1"/>
                    <w:bCs w:val="1"/>
                    <w:rtl w:val="0"/>
                  </w:rPr>
                  <w:t xml:space="preserve">Стабильность</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Rule="auto"/>
                  <w:jc w:val="center"/>
                  <w:rPr/>
                </w:pPr>
                <w:r w:rsidDel="00000000" w:rsidR="00000000" w:rsidRPr="00000000">
                  <w:rPr>
                    <w:rtl w:val="0"/>
                  </w:rPr>
                  <w:t xml:space="preserve">2.4.4.0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Rule="auto"/>
                  <w:jc w:val="center"/>
                  <w:rPr/>
                </w:pPr>
                <w:r w:rsidDel="00000000" w:rsidR="00000000" w:rsidRPr="00000000">
                  <w:rPr>
                    <w:rtl w:val="0"/>
                  </w:rPr>
                  <w:t xml:space="preserve">-</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Rule="auto"/>
                  <w:jc w:val="center"/>
                  <w:rPr/>
                </w:pPr>
                <w:r w:rsidDel="00000000" w:rsidR="00000000" w:rsidRPr="00000000">
                  <w:rPr>
                    <w:rtl w:val="0"/>
                  </w:rPr>
                  <w:t xml:space="preserve">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Rule="auto"/>
                  <w:jc w:val="center"/>
                  <w:rPr/>
                </w:pPr>
                <w:r w:rsidDel="00000000" w:rsidR="00000000" w:rsidRPr="00000000">
                  <w:rPr>
                    <w:rtl w:val="0"/>
                  </w:rPr>
                  <w:t xml:space="preserve">Средняя</w:t>
                </w:r>
              </w:p>
            </w:tc>
          </w:tr>
          <w:tr>
            <w:trPr>
              <w:cantSplit w:val="0"/>
              <w:trHeight w:val="531.00000000002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Rule="auto"/>
                  <w:jc w:val="center"/>
                  <w:rPr/>
                </w:pPr>
                <w:r w:rsidDel="00000000" w:rsidR="00000000" w:rsidRPr="00000000">
                  <w:rPr>
                    <w:rtl w:val="0"/>
                  </w:rPr>
                  <w:t xml:space="preserve">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Rule="auto"/>
                  <w:jc w:val="center"/>
                  <w:rPr/>
                </w:pPr>
                <w:r w:rsidDel="00000000" w:rsidR="00000000" w:rsidRPr="00000000">
                  <w:rPr>
                    <w:rtl w:val="0"/>
                  </w:rPr>
                  <w:t xml:space="preserve">Низкая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Rule="auto"/>
                  <w:jc w:val="center"/>
                  <w:rPr/>
                </w:pPr>
                <w:r w:rsidDel="00000000" w:rsidR="00000000" w:rsidRPr="00000000">
                  <w:rPr>
                    <w:rtl w:val="0"/>
                  </w:rPr>
                  <w:t xml:space="preserve">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Rule="auto"/>
                  <w:jc w:val="center"/>
                  <w:rPr/>
                </w:pPr>
                <w:r w:rsidDel="00000000" w:rsidR="00000000" w:rsidRPr="00000000">
                  <w:rPr>
                    <w:rtl w:val="0"/>
                  </w:rPr>
                  <w:t xml:space="preserve">Высокая</w:t>
                </w:r>
              </w:p>
            </w:tc>
          </w:tr>
          <w:tr>
            <w:trPr>
              <w:cantSplit w:val="0"/>
              <w:trHeight w:val="473.9765625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Rule="auto"/>
                  <w:jc w:val="center"/>
                  <w:rPr/>
                </w:pPr>
                <w:r w:rsidDel="00000000" w:rsidR="00000000" w:rsidRPr="00000000">
                  <w:rPr>
                    <w:rtl w:val="0"/>
                  </w:rPr>
                  <w:t xml:space="preserve">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Rule="auto"/>
                  <w:jc w:val="center"/>
                  <w:rPr/>
                </w:pPr>
                <w:r w:rsidDel="00000000" w:rsidR="00000000" w:rsidRPr="00000000">
                  <w:rPr>
                    <w:rtl w:val="0"/>
                  </w:rPr>
                  <w:t xml:space="preserve">Средняя</w:t>
                </w:r>
              </w:p>
            </w:tc>
          </w:tr>
        </w:tbl>
      </w:sdtContent>
    </w:sdt>
    <w:p w:rsidR="00000000" w:rsidDel="00000000" w:rsidP="00000000" w:rsidRDefault="00000000" w:rsidRPr="00000000" w14:paraId="000002F1">
      <w:pPr>
        <w:jc w:val="left"/>
        <w:rPr/>
      </w:pPr>
      <w:r w:rsidDel="00000000" w:rsidR="00000000" w:rsidRPr="00000000">
        <w:rPr>
          <w:rtl w:val="0"/>
        </w:rPr>
      </w:r>
    </w:p>
    <w:p w:rsidR="00000000" w:rsidDel="00000000" w:rsidP="00000000" w:rsidRDefault="00000000" w:rsidRPr="00000000" w14:paraId="000002F2">
      <w:pPr>
        <w:pStyle w:val="Heading3"/>
        <w:jc w:val="left"/>
        <w:rPr/>
      </w:pPr>
      <w:bookmarkStart w:colFirst="0" w:colLast="0" w:name="_heading=h.zebyclbor7b4" w:id="31"/>
      <w:bookmarkEnd w:id="31"/>
      <w:sdt>
        <w:sdtPr>
          <w:id w:val="925687342"/>
          <w:tag w:val="goog_rdk_88"/>
        </w:sdtPr>
        <w:sdtContent>
          <w:commentRangeStart w:id="62"/>
        </w:sdtContent>
      </w:sdt>
      <w:r w:rsidDel="00000000" w:rsidR="00000000" w:rsidRPr="00000000">
        <w:rPr>
          <w:rtl w:val="0"/>
        </w:rPr>
        <w:t xml:space="preserve">Riscs</w:t>
      </w:r>
      <w:commentRangeEnd w:id="62"/>
      <w:r w:rsidDel="00000000" w:rsidR="00000000" w:rsidRPr="00000000">
        <w:commentReference w:id="62"/>
      </w:r>
      <w:r w:rsidDel="00000000" w:rsidR="00000000" w:rsidRPr="00000000">
        <w:rPr>
          <w:rtl w:val="0"/>
        </w:rPr>
      </w:r>
    </w:p>
    <w:sdt>
      <w:sdtPr>
        <w:lock w:val="contentLocked"/>
        <w:id w:val="-1571498460"/>
        <w:tag w:val="goog_rdk_91"/>
      </w:sdtPr>
      <w:sdtContent>
        <w:tbl>
          <w:tblPr>
            <w:tblStyle w:val="Table17"/>
            <w:tblW w:w="9637.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8.875905511811"/>
            <w:gridCol w:w="2473.628031496063"/>
            <w:gridCol w:w="1606.251968503937"/>
            <w:gridCol w:w="1606.251968503937"/>
            <w:gridCol w:w="1606.251968503937"/>
            <w:gridCol w:w="1606.251968503937"/>
            <w:tblGridChange w:id="0">
              <w:tblGrid>
                <w:gridCol w:w="738.875905511811"/>
                <w:gridCol w:w="2473.628031496063"/>
                <w:gridCol w:w="1606.251968503937"/>
                <w:gridCol w:w="1606.251968503937"/>
                <w:gridCol w:w="1606.251968503937"/>
                <w:gridCol w:w="1606.251968503937"/>
              </w:tblGrid>
            </w:tblGridChange>
          </w:tblGrid>
          <w:tr>
            <w:trPr>
              <w:cantSplit w:val="0"/>
              <w:trHeight w:val="713.9531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Rule="auto"/>
                  <w:jc w:val="center"/>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Rule="auto"/>
                  <w:jc w:val="center"/>
                  <w:rPr>
                    <w:b w:val="1"/>
                    <w:bCs w:val="1"/>
                  </w:rPr>
                </w:pPr>
                <w:r w:rsidDel="00000000" w:rsidR="00000000" w:rsidRPr="00000000">
                  <w:rPr>
                    <w:b w:val="1"/>
                    <w:bCs w:val="1"/>
                    <w:rtl w:val="0"/>
                  </w:rPr>
                  <w:t xml:space="preserve">Риск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Rule="auto"/>
                  <w:jc w:val="center"/>
                  <w:rPr>
                    <w:b w:val="1"/>
                    <w:bCs w:val="1"/>
                  </w:rPr>
                </w:pPr>
                <w:r w:rsidDel="00000000" w:rsidR="00000000" w:rsidRPr="00000000">
                  <w:rPr>
                    <w:b w:val="1"/>
                    <w:bCs w:val="1"/>
                    <w:rtl w:val="0"/>
                  </w:rPr>
                  <w:t xml:space="preserve">Тип</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Rule="auto"/>
                  <w:jc w:val="center"/>
                  <w:rPr>
                    <w:b w:val="1"/>
                    <w:bCs w:val="1"/>
                  </w:rPr>
                </w:pPr>
                <w:r w:rsidDel="00000000" w:rsidR="00000000" w:rsidRPr="00000000">
                  <w:rPr>
                    <w:b w:val="1"/>
                    <w:bCs w:val="1"/>
                    <w:rtl w:val="0"/>
                  </w:rPr>
                  <w:t xml:space="preserve">Вероятность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Rule="auto"/>
                  <w:jc w:val="center"/>
                  <w:rPr>
                    <w:b w:val="1"/>
                    <w:bCs w:val="1"/>
                  </w:rPr>
                </w:pPr>
                <w:sdt>
                  <w:sdtPr>
                    <w:id w:val="-1857220167"/>
                    <w:tag w:val="goog_rdk_89"/>
                  </w:sdtPr>
                  <w:sdtContent>
                    <w:commentRangeStart w:id="63"/>
                  </w:sdtContent>
                </w:sdt>
                <w:r w:rsidDel="00000000" w:rsidR="00000000" w:rsidRPr="00000000">
                  <w:rPr>
                    <w:b w:val="1"/>
                    <w:bCs w:val="1"/>
                    <w:rtl w:val="0"/>
                  </w:rPr>
                  <w:t xml:space="preserve">Пояснение вероятности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Rule="auto"/>
                  <w:jc w:val="center"/>
                  <w:rPr>
                    <w:b w:val="1"/>
                    <w:bCs w:val="1"/>
                  </w:rPr>
                </w:pPr>
                <w:commentRangeEnd w:id="63"/>
                <w:r w:rsidDel="00000000" w:rsidR="00000000" w:rsidRPr="00000000">
                  <w:commentReference w:id="63"/>
                </w:r>
                <w:r w:rsidDel="00000000" w:rsidR="00000000" w:rsidRPr="00000000">
                  <w:rPr>
                    <w:b w:val="1"/>
                    <w:bCs w:val="1"/>
                    <w:rtl w:val="0"/>
                  </w:rPr>
                  <w:t xml:space="preserve">Последствия рисков</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after="0" w:lineRule="auto"/>
                  <w:jc w:val="center"/>
                  <w:rPr/>
                </w:pPr>
                <w:r w:rsidDel="00000000" w:rsidR="00000000" w:rsidRPr="00000000">
                  <w:rPr>
                    <w:b w:val="1"/>
                    <w:bCs w:val="1"/>
                    <w:rtl w:val="0"/>
                  </w:rPr>
                  <w:t xml:space="preserve">Риск </w:t>
                </w:r>
                <w:r w:rsidDel="00000000" w:rsidR="00000000" w:rsidRPr="00000000">
                  <w:rPr>
                    <w:rtl w:val="0"/>
                  </w:rPr>
                  <w:t xml:space="preserve">- описание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after="0" w:lineRule="auto"/>
                  <w:jc w:val="center"/>
                  <w:rPr/>
                </w:pPr>
                <w:r w:rsidDel="00000000" w:rsidR="00000000" w:rsidRPr="00000000">
                  <w:rPr>
                    <w:rtl w:val="0"/>
                  </w:rPr>
                  <w:t xml:space="preserve">(экономический, социальный, политический…?)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after="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after="0" w:lineRule="auto"/>
                  <w:jc w:val="center"/>
                  <w:rPr/>
                </w:pPr>
                <w:sdt>
                  <w:sdtPr>
                    <w:id w:val="-769254880"/>
                    <w:tag w:val="goog_rdk_90"/>
                  </w:sdtPr>
                  <w:sdtContent>
                    <w:commentRangeStart w:id="64"/>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after="0" w:lineRule="auto"/>
                  <w:jc w:val="center"/>
                  <w:rPr/>
                </w:pPr>
                <w:commentRangeEnd w:id="64"/>
                <w:r w:rsidDel="00000000" w:rsidR="00000000" w:rsidRPr="00000000">
                  <w:commentReference w:id="64"/>
                </w:r>
                <w:r w:rsidDel="00000000" w:rsidR="00000000" w:rsidRPr="00000000">
                  <w:rPr>
                    <w:rtl w:val="0"/>
                  </w:rPr>
                </w:r>
              </w:p>
            </w:tc>
          </w:tr>
        </w:tbl>
      </w:sdtContent>
    </w:sdt>
    <w:p w:rsidR="00000000" w:rsidDel="00000000" w:rsidP="00000000" w:rsidRDefault="00000000" w:rsidRPr="00000000" w14:paraId="000002FF">
      <w:pPr>
        <w:jc w:val="left"/>
        <w:rPr/>
      </w:pPr>
      <w:r w:rsidDel="00000000" w:rsidR="00000000" w:rsidRPr="00000000">
        <w:rPr>
          <w:rtl w:val="0"/>
        </w:rPr>
      </w:r>
    </w:p>
    <w:p w:rsidR="00000000" w:rsidDel="00000000" w:rsidP="00000000" w:rsidRDefault="00000000" w:rsidRPr="00000000" w14:paraId="00000300">
      <w:pPr>
        <w:pStyle w:val="Heading2"/>
        <w:rPr/>
      </w:pPr>
      <w:bookmarkStart w:colFirst="0" w:colLast="0" w:name="_heading=h.6pfdxgurn58" w:id="32"/>
      <w:bookmarkEnd w:id="32"/>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2"/>
        <w:rPr/>
      </w:pPr>
      <w:bookmarkStart w:colFirst="0" w:colLast="0" w:name="_heading=h.5ck0nxdue9dy" w:id="33"/>
      <w:bookmarkEnd w:id="33"/>
      <w:sdt>
        <w:sdtPr>
          <w:id w:val="334517340"/>
          <w:tag w:val="goog_rdk_92"/>
        </w:sdtPr>
        <w:sdtContent>
          <w:commentRangeStart w:id="65"/>
        </w:sdtContent>
      </w:sdt>
      <w:sdt>
        <w:sdtPr>
          <w:id w:val="-1225426135"/>
          <w:tag w:val="goog_rdk_93"/>
        </w:sdtPr>
        <w:sdtContent>
          <w:commentRangeStart w:id="66"/>
        </w:sdtContent>
      </w:sdt>
      <w:sdt>
        <w:sdtPr>
          <w:id w:val="1673386450"/>
          <w:tag w:val="goog_rdk_94"/>
        </w:sdtPr>
        <w:sdtContent>
          <w:commentRangeStart w:id="67"/>
        </w:sdtContent>
      </w:sdt>
      <w:r w:rsidDel="00000000" w:rsidR="00000000" w:rsidRPr="00000000">
        <w:rPr>
          <w:rtl w:val="0"/>
        </w:rPr>
        <w:t xml:space="preserve">Precedents</w:t>
      </w:r>
      <w:commentRangeEnd w:id="65"/>
      <w:r w:rsidDel="00000000" w:rsidR="00000000" w:rsidRPr="00000000">
        <w:commentReference w:id="65"/>
      </w:r>
      <w:commentRangeEnd w:id="66"/>
      <w:r w:rsidDel="00000000" w:rsidR="00000000" w:rsidRPr="00000000">
        <w:commentReference w:id="66"/>
      </w:r>
      <w:commentRangeEnd w:id="67"/>
      <w:r w:rsidDel="00000000" w:rsidR="00000000" w:rsidRPr="00000000">
        <w:commentReference w:id="67"/>
      </w:r>
      <w:r w:rsidDel="00000000" w:rsidR="00000000" w:rsidRPr="00000000">
        <w:rPr>
          <w:rtl w:val="0"/>
        </w:rPr>
      </w:r>
    </w:p>
    <w:sdt>
      <w:sdtPr>
        <w:lock w:val="contentLocked"/>
        <w:id w:val="1740210960"/>
        <w:tag w:val="goog_rdk_100"/>
      </w:sdtPr>
      <w:sdtContent>
        <w:tbl>
          <w:tblPr>
            <w:tblStyle w:val="Table1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after="0" w:lineRule="auto"/>
                  <w:jc w:val="center"/>
                  <w:rPr>
                    <w:sz w:val="22"/>
                    <w:szCs w:val="22"/>
                  </w:rPr>
                </w:pPr>
                <w:r w:rsidDel="00000000" w:rsidR="00000000" w:rsidRPr="00000000">
                  <w:rPr>
                    <w:sz w:val="22"/>
                    <w:szCs w:val="22"/>
                    <w:rtl w:val="0"/>
                  </w:rPr>
                  <w:t xml:space="preserve">Прецедент: Добавление ВУЗа или ССУЗа в избранное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after="0" w:lineRule="auto"/>
                  <w:jc w:val="left"/>
                  <w:rPr>
                    <w:sz w:val="22"/>
                    <w:szCs w:val="22"/>
                  </w:rPr>
                </w:pPr>
                <w:r w:rsidDel="00000000" w:rsidR="00000000" w:rsidRPr="00000000">
                  <w:rPr>
                    <w:sz w:val="22"/>
                    <w:szCs w:val="22"/>
                    <w:rtl w:val="0"/>
                  </w:rPr>
                  <w:t xml:space="preserve">ID: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after="0" w:lineRule="auto"/>
                  <w:jc w:val="left"/>
                  <w:rPr>
                    <w:sz w:val="22"/>
                    <w:szCs w:val="22"/>
                  </w:rPr>
                </w:pPr>
                <w:r w:rsidDel="00000000" w:rsidR="00000000" w:rsidRPr="00000000">
                  <w:rPr>
                    <w:sz w:val="22"/>
                    <w:szCs w:val="22"/>
                    <w:rtl w:val="0"/>
                  </w:rPr>
                  <w:t xml:space="preserve">Главный актер:</w:t>
                </w:r>
                <w:sdt>
                  <w:sdtPr>
                    <w:id w:val="-225195816"/>
                    <w:tag w:val="goog_rdk_95"/>
                  </w:sdtPr>
                  <w:sdtContent>
                    <w:commentRangeStart w:id="68"/>
                  </w:sdtContent>
                </w:sdt>
                <w:r w:rsidDel="00000000" w:rsidR="00000000" w:rsidRPr="00000000">
                  <w:rPr>
                    <w:sz w:val="22"/>
                    <w:szCs w:val="22"/>
                    <w:rtl w:val="0"/>
                  </w:rPr>
                  <w:t xml:space="preserve"> авторизованный пользователь</w:t>
                </w:r>
                <w:commentRangeEnd w:id="68"/>
                <w:r w:rsidDel="00000000" w:rsidR="00000000" w:rsidRPr="00000000">
                  <w:commentReference w:id="68"/>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after="0" w:lineRule="auto"/>
                  <w:jc w:val="left"/>
                  <w:rPr>
                    <w:sz w:val="22"/>
                    <w:szCs w:val="22"/>
                  </w:rPr>
                </w:pPr>
                <w:r w:rsidDel="00000000" w:rsidR="00000000" w:rsidRPr="00000000">
                  <w:rPr>
                    <w:sz w:val="22"/>
                    <w:szCs w:val="22"/>
                    <w:rtl w:val="0"/>
                  </w:rPr>
                  <w:t xml:space="preserve">Краткое описание: Пользователю понравился ВУЗ или ССУЗ, он хочет его сохранить, чтобы отслеживать даты и новости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after="0" w:lineRule="auto"/>
                  <w:jc w:val="left"/>
                  <w:rPr>
                    <w:sz w:val="22"/>
                    <w:szCs w:val="22"/>
                  </w:rPr>
                </w:pPr>
                <w:sdt>
                  <w:sdtPr>
                    <w:id w:val="-1757102043"/>
                    <w:tag w:val="goog_rdk_96"/>
                  </w:sdtPr>
                  <w:sdtContent>
                    <w:commentRangeStart w:id="69"/>
                  </w:sdtContent>
                </w:sdt>
                <w:sdt>
                  <w:sdtPr>
                    <w:id w:val="-1897100674"/>
                    <w:tag w:val="goog_rdk_97"/>
                  </w:sdtPr>
                  <w:sdtContent>
                    <w:commentRangeStart w:id="70"/>
                  </w:sdtContent>
                </w:sdt>
                <w:r w:rsidDel="00000000" w:rsidR="00000000" w:rsidRPr="00000000">
                  <w:rPr>
                    <w:sz w:val="22"/>
                    <w:szCs w:val="22"/>
                    <w:rtl w:val="0"/>
                  </w:rPr>
                  <w:t xml:space="preserve">Предусловия</w:t>
                </w:r>
                <w:commentRangeEnd w:id="69"/>
                <w:r w:rsidDel="00000000" w:rsidR="00000000" w:rsidRPr="00000000">
                  <w:commentReference w:id="69"/>
                </w:r>
                <w:commentRangeEnd w:id="70"/>
                <w:r w:rsidDel="00000000" w:rsidR="00000000" w:rsidRPr="00000000">
                  <w:commentReference w:id="70"/>
                </w:r>
                <w:r w:rsidDel="00000000" w:rsidR="00000000" w:rsidRPr="00000000">
                  <w:rPr>
                    <w:sz w:val="22"/>
                    <w:szCs w:val="22"/>
                    <w:rtl w:val="0"/>
                  </w:rPr>
                  <w:t xml:space="preserve">: пользователь находится в личном кабинете во вкладке ВУЗы или ССУЗы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after="0" w:lineRule="auto"/>
                  <w:jc w:val="left"/>
                  <w:rPr>
                    <w:sz w:val="22"/>
                    <w:szCs w:val="22"/>
                  </w:rPr>
                </w:pPr>
                <w:sdt>
                  <w:sdtPr>
                    <w:id w:val="-73033670"/>
                    <w:tag w:val="goog_rdk_98"/>
                  </w:sdtPr>
                  <w:sdtContent>
                    <w:commentRangeStart w:id="71"/>
                  </w:sdtContent>
                </w:sdt>
                <w:r w:rsidDel="00000000" w:rsidR="00000000" w:rsidRPr="00000000">
                  <w:rPr>
                    <w:sz w:val="22"/>
                    <w:szCs w:val="22"/>
                    <w:rtl w:val="0"/>
                  </w:rPr>
                  <w:t xml:space="preserve">Основной поток:</w:t>
                </w:r>
              </w:p>
              <w:p w:rsidR="00000000" w:rsidDel="00000000" w:rsidP="00000000" w:rsidRDefault="00000000" w:rsidRPr="00000000" w14:paraId="00000308">
                <w:pPr>
                  <w:numPr>
                    <w:ilvl w:val="0"/>
                    <w:numId w:val="5"/>
                  </w:numPr>
                  <w:spacing w:after="0" w:lineRule="auto"/>
                  <w:ind w:left="720" w:hanging="360"/>
                  <w:jc w:val="left"/>
                  <w:rPr>
                    <w:sz w:val="22"/>
                    <w:szCs w:val="22"/>
                  </w:rPr>
                </w:pPr>
                <w:r w:rsidDel="00000000" w:rsidR="00000000" w:rsidRPr="00000000">
                  <w:rPr>
                    <w:sz w:val="22"/>
                    <w:szCs w:val="22"/>
                    <w:rtl w:val="0"/>
                  </w:rPr>
                  <w:t xml:space="preserve">Пользователь наводит курсор мыши на секцию с ВУЗом или ССУЗом, надпись “Буду поступать”, либо если он смотрит с сенсорного экрана, то наводит палец на нужное место.</w:t>
                </w:r>
              </w:p>
              <w:p w:rsidR="00000000" w:rsidDel="00000000" w:rsidP="00000000" w:rsidRDefault="00000000" w:rsidRPr="00000000" w14:paraId="00000309">
                <w:pPr>
                  <w:numPr>
                    <w:ilvl w:val="0"/>
                    <w:numId w:val="5"/>
                  </w:numPr>
                  <w:spacing w:after="0" w:lineRule="auto"/>
                  <w:ind w:left="720" w:hanging="360"/>
                  <w:jc w:val="left"/>
                  <w:rPr>
                    <w:sz w:val="22"/>
                    <w:szCs w:val="22"/>
                  </w:rPr>
                </w:pPr>
                <w:r w:rsidDel="00000000" w:rsidR="00000000" w:rsidRPr="00000000">
                  <w:rPr>
                    <w:sz w:val="22"/>
                    <w:szCs w:val="22"/>
                    <w:rtl w:val="0"/>
                  </w:rPr>
                  <w:t xml:space="preserve">Пользователь кликает левой кнопой мышью/нажимает пальцем на кнопку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0" w:lineRule="auto"/>
                  <w:jc w:val="left"/>
                  <w:rPr>
                    <w:sz w:val="22"/>
                    <w:szCs w:val="22"/>
                  </w:rPr>
                </w:pPr>
                <w:commentRangeEnd w:id="71"/>
                <w:r w:rsidDel="00000000" w:rsidR="00000000" w:rsidRPr="00000000">
                  <w:commentReference w:id="71"/>
                </w:r>
                <w:sdt>
                  <w:sdtPr>
                    <w:id w:val="-717921635"/>
                    <w:tag w:val="goog_rdk_99"/>
                  </w:sdtPr>
                  <w:sdtContent>
                    <w:commentRangeStart w:id="72"/>
                  </w:sdtContent>
                </w:sdt>
                <w:r w:rsidDel="00000000" w:rsidR="00000000" w:rsidRPr="00000000">
                  <w:rPr>
                    <w:sz w:val="22"/>
                    <w:szCs w:val="22"/>
                    <w:rtl w:val="0"/>
                  </w:rPr>
                  <w:t xml:space="preserve">Альтернативный поток:</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30B">
                <w:pPr>
                  <w:numPr>
                    <w:ilvl w:val="0"/>
                    <w:numId w:val="7"/>
                  </w:numPr>
                  <w:spacing w:after="0" w:lineRule="auto"/>
                  <w:ind w:left="720" w:hanging="360"/>
                  <w:jc w:val="left"/>
                  <w:rPr>
                    <w:sz w:val="22"/>
                    <w:szCs w:val="22"/>
                  </w:rPr>
                </w:pPr>
                <w:r w:rsidDel="00000000" w:rsidR="00000000" w:rsidRPr="00000000">
                  <w:rPr>
                    <w:sz w:val="22"/>
                    <w:szCs w:val="22"/>
                    <w:rtl w:val="0"/>
                  </w:rPr>
                  <w:t xml:space="preserve">Если пользователь промахнулся, то он может случайно нажать на кнопки “Задать вопрос о поступлении” или “&lt;количество&gt; специальностей”.</w:t>
                </w:r>
              </w:p>
              <w:p w:rsidR="00000000" w:rsidDel="00000000" w:rsidP="00000000" w:rsidRDefault="00000000" w:rsidRPr="00000000" w14:paraId="0000030C">
                <w:pPr>
                  <w:numPr>
                    <w:ilvl w:val="0"/>
                    <w:numId w:val="7"/>
                  </w:numPr>
                  <w:spacing w:after="0" w:lineRule="auto"/>
                  <w:ind w:left="720" w:hanging="360"/>
                  <w:jc w:val="left"/>
                  <w:rPr>
                    <w:sz w:val="22"/>
                    <w:szCs w:val="22"/>
                  </w:rPr>
                </w:pPr>
                <w:r w:rsidDel="00000000" w:rsidR="00000000" w:rsidRPr="00000000">
                  <w:rPr>
                    <w:sz w:val="22"/>
                    <w:szCs w:val="22"/>
                    <w:rtl w:val="0"/>
                  </w:rPr>
                  <w:t xml:space="preserve">Он может вернуться на предыдущую страницу и повторить попытку.</w:t>
                </w:r>
              </w:p>
              <w:p w:rsidR="00000000" w:rsidDel="00000000" w:rsidP="00000000" w:rsidRDefault="00000000" w:rsidRPr="00000000" w14:paraId="0000030D">
                <w:pPr>
                  <w:numPr>
                    <w:ilvl w:val="0"/>
                    <w:numId w:val="7"/>
                  </w:numPr>
                  <w:spacing w:after="0" w:lineRule="auto"/>
                  <w:ind w:left="720" w:hanging="360"/>
                  <w:jc w:val="left"/>
                  <w:rPr>
                    <w:sz w:val="22"/>
                    <w:szCs w:val="22"/>
                  </w:rPr>
                </w:pPr>
                <w:r w:rsidDel="00000000" w:rsidR="00000000" w:rsidRPr="00000000">
                  <w:rPr>
                    <w:sz w:val="22"/>
                    <w:szCs w:val="22"/>
                    <w:rtl w:val="0"/>
                  </w:rPr>
                  <w:t xml:space="preserve">В случае, если пользователь уже добавил вуз в “Избранное”, ему нужно сначала удалить его. Может быть только единственный ВУЗ или ССУЗ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after="0" w:lineRule="auto"/>
                  <w:jc w:val="left"/>
                  <w:rPr>
                    <w:sz w:val="22"/>
                    <w:szCs w:val="22"/>
                  </w:rPr>
                </w:pPr>
                <w:r w:rsidDel="00000000" w:rsidR="00000000" w:rsidRPr="00000000">
                  <w:rPr>
                    <w:sz w:val="22"/>
                    <w:szCs w:val="22"/>
                    <w:rtl w:val="0"/>
                  </w:rPr>
                  <w:t xml:space="preserve">Постусловия: Пользователь успешно добавил ВУЗ или ССУЗ в “Избранное” и он выводится на панели.</w:t>
                </w:r>
              </w:p>
            </w:tc>
          </w:tr>
        </w:tbl>
      </w:sdtContent>
    </w:sdt>
    <w:p w:rsidR="00000000" w:rsidDel="00000000" w:rsidP="00000000" w:rsidRDefault="00000000" w:rsidRPr="00000000" w14:paraId="0000030F">
      <w:pPr>
        <w:pStyle w:val="Heading2"/>
        <w:rPr>
          <w:sz w:val="22"/>
          <w:szCs w:val="22"/>
        </w:rPr>
      </w:pPr>
      <w:bookmarkStart w:colFirst="0" w:colLast="0" w:name="_heading=h.8ot327tfc0nh" w:id="34"/>
      <w:bookmarkEnd w:id="34"/>
      <w:r w:rsidDel="00000000" w:rsidR="00000000" w:rsidRPr="00000000">
        <w:rPr>
          <w:rtl w:val="0"/>
        </w:rPr>
      </w:r>
    </w:p>
    <w:sdt>
      <w:sdtPr>
        <w:lock w:val="contentLocked"/>
        <w:id w:val="1953563939"/>
        <w:tag w:val="goog_rdk_101"/>
      </w:sdtPr>
      <w:sdtContent>
        <w:tbl>
          <w:tblPr>
            <w:tblStyle w:val="Table1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after="0" w:lineRule="auto"/>
                  <w:jc w:val="center"/>
                  <w:rPr>
                    <w:sz w:val="22"/>
                    <w:szCs w:val="22"/>
                  </w:rPr>
                </w:pPr>
                <w:r w:rsidDel="00000000" w:rsidR="00000000" w:rsidRPr="00000000">
                  <w:rPr>
                    <w:sz w:val="22"/>
                    <w:szCs w:val="22"/>
                    <w:rtl w:val="0"/>
                  </w:rPr>
                  <w:t xml:space="preserve">Прецедент: Поиск учебного заведения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after="0" w:lineRule="auto"/>
                  <w:jc w:val="left"/>
                  <w:rPr>
                    <w:sz w:val="22"/>
                    <w:szCs w:val="22"/>
                  </w:rPr>
                </w:pPr>
                <w:r w:rsidDel="00000000" w:rsidR="00000000" w:rsidRPr="00000000">
                  <w:rPr>
                    <w:sz w:val="22"/>
                    <w:szCs w:val="22"/>
                    <w:rtl w:val="0"/>
                  </w:rPr>
                  <w:t xml:space="preserve">ID: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0" w:lineRule="auto"/>
                  <w:jc w:val="left"/>
                  <w:rPr>
                    <w:sz w:val="22"/>
                    <w:szCs w:val="22"/>
                  </w:rPr>
                </w:pPr>
                <w:r w:rsidDel="00000000" w:rsidR="00000000" w:rsidRPr="00000000">
                  <w:rPr>
                    <w:sz w:val="22"/>
                    <w:szCs w:val="22"/>
                    <w:rtl w:val="0"/>
                  </w:rPr>
                  <w:t xml:space="preserve">Главный актер: неавторизованный или авторизованный пользователь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after="0" w:lineRule="auto"/>
                  <w:jc w:val="left"/>
                  <w:rPr>
                    <w:sz w:val="22"/>
                    <w:szCs w:val="22"/>
                  </w:rPr>
                </w:pPr>
                <w:r w:rsidDel="00000000" w:rsidR="00000000" w:rsidRPr="00000000">
                  <w:rPr>
                    <w:sz w:val="22"/>
                    <w:szCs w:val="22"/>
                    <w:rtl w:val="0"/>
                  </w:rPr>
                  <w:t xml:space="preserve">Краткое описание: Пользователь хочет найти конкретное учебное заведение по поиску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after="0" w:lineRule="auto"/>
                  <w:jc w:val="left"/>
                  <w:rPr>
                    <w:sz w:val="22"/>
                    <w:szCs w:val="22"/>
                  </w:rPr>
                </w:pPr>
                <w:r w:rsidDel="00000000" w:rsidR="00000000" w:rsidRPr="00000000">
                  <w:rPr>
                    <w:sz w:val="22"/>
                    <w:szCs w:val="22"/>
                    <w:rtl w:val="0"/>
                  </w:rPr>
                  <w:t xml:space="preserve">Предусловия: пользователь находится на любой странице сайта, где есть шапка с меню и логотипом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after="0" w:lineRule="auto"/>
                  <w:jc w:val="left"/>
                  <w:rPr>
                    <w:sz w:val="22"/>
                    <w:szCs w:val="22"/>
                  </w:rPr>
                </w:pPr>
                <w:r w:rsidDel="00000000" w:rsidR="00000000" w:rsidRPr="00000000">
                  <w:rPr>
                    <w:sz w:val="22"/>
                    <w:szCs w:val="22"/>
                    <w:rtl w:val="0"/>
                  </w:rPr>
                  <w:t xml:space="preserve">Основной поток:</w:t>
                </w:r>
              </w:p>
              <w:p w:rsidR="00000000" w:rsidDel="00000000" w:rsidP="00000000" w:rsidRDefault="00000000" w:rsidRPr="00000000" w14:paraId="00000316">
                <w:pPr>
                  <w:numPr>
                    <w:ilvl w:val="0"/>
                    <w:numId w:val="9"/>
                  </w:numPr>
                  <w:spacing w:after="0" w:lineRule="auto"/>
                  <w:ind w:left="720" w:hanging="360"/>
                  <w:jc w:val="left"/>
                  <w:rPr>
                    <w:sz w:val="22"/>
                    <w:szCs w:val="22"/>
                    <w:u w:val="none"/>
                  </w:rPr>
                </w:pPr>
                <w:r w:rsidDel="00000000" w:rsidR="00000000" w:rsidRPr="00000000">
                  <w:rPr>
                    <w:sz w:val="22"/>
                    <w:szCs w:val="22"/>
                    <w:rtl w:val="0"/>
                  </w:rPr>
                  <w:t xml:space="preserve">Пользователь нажимает на кнопку выбора учебного заведения в шапке</w:t>
                </w:r>
              </w:p>
              <w:p w:rsidR="00000000" w:rsidDel="00000000" w:rsidP="00000000" w:rsidRDefault="00000000" w:rsidRPr="00000000" w14:paraId="00000317">
                <w:pPr>
                  <w:numPr>
                    <w:ilvl w:val="0"/>
                    <w:numId w:val="9"/>
                  </w:numPr>
                  <w:spacing w:after="0" w:lineRule="auto"/>
                  <w:ind w:left="720" w:hanging="360"/>
                  <w:jc w:val="left"/>
                  <w:rPr>
                    <w:sz w:val="22"/>
                    <w:szCs w:val="22"/>
                    <w:u w:val="none"/>
                  </w:rPr>
                </w:pPr>
                <w:r w:rsidDel="00000000" w:rsidR="00000000" w:rsidRPr="00000000">
                  <w:rPr>
                    <w:sz w:val="22"/>
                    <w:szCs w:val="22"/>
                    <w:rtl w:val="0"/>
                  </w:rPr>
                  <w:t xml:space="preserve">Всплывает окно поиска учебного заведения, где есть строка поиска и наиболее популярные варианты поиска</w:t>
                </w:r>
              </w:p>
              <w:p w:rsidR="00000000" w:rsidDel="00000000" w:rsidP="00000000" w:rsidRDefault="00000000" w:rsidRPr="00000000" w14:paraId="00000318">
                <w:pPr>
                  <w:numPr>
                    <w:ilvl w:val="0"/>
                    <w:numId w:val="9"/>
                  </w:numPr>
                  <w:spacing w:after="0" w:lineRule="auto"/>
                  <w:ind w:left="720" w:hanging="360"/>
                  <w:jc w:val="left"/>
                  <w:rPr>
                    <w:sz w:val="22"/>
                    <w:szCs w:val="22"/>
                    <w:u w:val="none"/>
                  </w:rPr>
                </w:pPr>
                <w:r w:rsidDel="00000000" w:rsidR="00000000" w:rsidRPr="00000000">
                  <w:rPr>
                    <w:sz w:val="22"/>
                    <w:szCs w:val="22"/>
                    <w:rtl w:val="0"/>
                  </w:rPr>
                  <w:t xml:space="preserve">Пользователь вводит название нужного учебного заведения и кликает на него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after="0" w:lineRule="auto"/>
                  <w:jc w:val="left"/>
                  <w:rPr>
                    <w:sz w:val="22"/>
                    <w:szCs w:val="22"/>
                  </w:rPr>
                </w:pPr>
                <w:r w:rsidDel="00000000" w:rsidR="00000000" w:rsidRPr="00000000">
                  <w:rPr>
                    <w:sz w:val="22"/>
                    <w:szCs w:val="22"/>
                    <w:rtl w:val="0"/>
                  </w:rPr>
                  <w:t xml:space="preserve">Альтернативный поток:</w:t>
                </w:r>
              </w:p>
              <w:p w:rsidR="00000000" w:rsidDel="00000000" w:rsidP="00000000" w:rsidRDefault="00000000" w:rsidRPr="00000000" w14:paraId="0000031A">
                <w:pPr>
                  <w:numPr>
                    <w:ilvl w:val="0"/>
                    <w:numId w:val="4"/>
                  </w:numPr>
                  <w:spacing w:after="0" w:lineRule="auto"/>
                  <w:ind w:left="720" w:hanging="360"/>
                  <w:jc w:val="left"/>
                  <w:rPr>
                    <w:sz w:val="22"/>
                    <w:szCs w:val="22"/>
                    <w:u w:val="none"/>
                  </w:rPr>
                </w:pPr>
                <w:r w:rsidDel="00000000" w:rsidR="00000000" w:rsidRPr="00000000">
                  <w:rPr>
                    <w:sz w:val="22"/>
                    <w:szCs w:val="22"/>
                    <w:rtl w:val="0"/>
                  </w:rPr>
                  <w:t xml:space="preserve">Пользователь может выбрать одно из предложенных учебных заведений, нажав на соответствующий пункт в меню</w:t>
                </w:r>
              </w:p>
              <w:p w:rsidR="00000000" w:rsidDel="00000000" w:rsidP="00000000" w:rsidRDefault="00000000" w:rsidRPr="00000000" w14:paraId="0000031B">
                <w:pPr>
                  <w:numPr>
                    <w:ilvl w:val="0"/>
                    <w:numId w:val="4"/>
                  </w:numPr>
                  <w:spacing w:after="0" w:lineRule="auto"/>
                  <w:ind w:left="720" w:hanging="360"/>
                  <w:jc w:val="left"/>
                  <w:rPr>
                    <w:sz w:val="22"/>
                    <w:szCs w:val="22"/>
                    <w:u w:val="none"/>
                  </w:rPr>
                </w:pPr>
                <w:r w:rsidDel="00000000" w:rsidR="00000000" w:rsidRPr="00000000">
                  <w:rPr>
                    <w:sz w:val="22"/>
                    <w:szCs w:val="22"/>
                    <w:rtl w:val="0"/>
                  </w:rPr>
                  <w:t xml:space="preserve">Пользователь может закрыть всплывающее окно и ничего не выбрать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after="0" w:lineRule="auto"/>
                  <w:jc w:val="left"/>
                  <w:rPr>
                    <w:sz w:val="22"/>
                    <w:szCs w:val="22"/>
                  </w:rPr>
                </w:pPr>
                <w:r w:rsidDel="00000000" w:rsidR="00000000" w:rsidRPr="00000000">
                  <w:rPr>
                    <w:sz w:val="22"/>
                    <w:szCs w:val="22"/>
                    <w:rtl w:val="0"/>
                  </w:rPr>
                  <w:t xml:space="preserve">Постусловия: Пользователя перенаправляют на главную страницу выбранного учебного заведения</w:t>
                </w:r>
              </w:p>
            </w:tc>
          </w:tr>
        </w:tbl>
      </w:sdtContent>
    </w:sdt>
    <w:p w:rsidR="00000000" w:rsidDel="00000000" w:rsidP="00000000" w:rsidRDefault="00000000" w:rsidRPr="00000000" w14:paraId="0000031D">
      <w:pPr>
        <w:rPr/>
      </w:pPr>
      <w:r w:rsidDel="00000000" w:rsidR="00000000" w:rsidRPr="00000000">
        <w:br w:type="page"/>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sdt>
      <w:sdtPr>
        <w:lock w:val="contentLocked"/>
        <w:id w:val="-1034650457"/>
        <w:tag w:val="goog_rdk_102"/>
      </w:sdtPr>
      <w:sdtContent>
        <w:tbl>
          <w:tblPr>
            <w:tblStyle w:val="Table2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after="0" w:lineRule="auto"/>
                  <w:jc w:val="center"/>
                  <w:rPr>
                    <w:sz w:val="22"/>
                    <w:szCs w:val="22"/>
                  </w:rPr>
                </w:pPr>
                <w:r w:rsidDel="00000000" w:rsidR="00000000" w:rsidRPr="00000000">
                  <w:rPr>
                    <w:sz w:val="22"/>
                    <w:szCs w:val="22"/>
                    <w:rtl w:val="0"/>
                  </w:rPr>
                  <w:t xml:space="preserve">Прецедент: Поиск города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after="0" w:lineRule="auto"/>
                  <w:jc w:val="left"/>
                  <w:rPr>
                    <w:sz w:val="22"/>
                    <w:szCs w:val="22"/>
                  </w:rPr>
                </w:pPr>
                <w:r w:rsidDel="00000000" w:rsidR="00000000" w:rsidRPr="00000000">
                  <w:rPr>
                    <w:sz w:val="22"/>
                    <w:szCs w:val="22"/>
                    <w:rtl w:val="0"/>
                  </w:rPr>
                  <w:t xml:space="preserve">ID: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after="0" w:lineRule="auto"/>
                  <w:jc w:val="left"/>
                  <w:rPr>
                    <w:sz w:val="22"/>
                    <w:szCs w:val="22"/>
                  </w:rPr>
                </w:pPr>
                <w:r w:rsidDel="00000000" w:rsidR="00000000" w:rsidRPr="00000000">
                  <w:rPr>
                    <w:sz w:val="22"/>
                    <w:szCs w:val="22"/>
                    <w:rtl w:val="0"/>
                  </w:rPr>
                  <w:t xml:space="preserve">Главный актер: неавторизованный или авторизованный пользователь</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after="0" w:lineRule="auto"/>
                  <w:jc w:val="left"/>
                  <w:rPr>
                    <w:sz w:val="22"/>
                    <w:szCs w:val="22"/>
                  </w:rPr>
                </w:pPr>
                <w:r w:rsidDel="00000000" w:rsidR="00000000" w:rsidRPr="00000000">
                  <w:rPr>
                    <w:sz w:val="22"/>
                    <w:szCs w:val="22"/>
                    <w:rtl w:val="0"/>
                  </w:rPr>
                  <w:t xml:space="preserve">Краткое описание: Пользователь хочет выбрать город, чтобы сузить диапазон поиска учебного заведения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after="0" w:lineRule="auto"/>
                  <w:jc w:val="left"/>
                  <w:rPr>
                    <w:sz w:val="22"/>
                    <w:szCs w:val="22"/>
                  </w:rPr>
                </w:pPr>
                <w:r w:rsidDel="00000000" w:rsidR="00000000" w:rsidRPr="00000000">
                  <w:rPr>
                    <w:sz w:val="22"/>
                    <w:szCs w:val="22"/>
                    <w:rtl w:val="0"/>
                  </w:rPr>
                  <w:t xml:space="preserve">Предусловия: пользователь находится на любой странице сайта, где есть шапка с меню и логотипом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after="0" w:lineRule="auto"/>
                  <w:jc w:val="left"/>
                  <w:rPr>
                    <w:sz w:val="22"/>
                    <w:szCs w:val="22"/>
                  </w:rPr>
                </w:pPr>
                <w:r w:rsidDel="00000000" w:rsidR="00000000" w:rsidRPr="00000000">
                  <w:rPr>
                    <w:sz w:val="22"/>
                    <w:szCs w:val="22"/>
                    <w:rtl w:val="0"/>
                  </w:rPr>
                  <w:t xml:space="preserve">Основной поток:</w:t>
                </w:r>
              </w:p>
              <w:p w:rsidR="00000000" w:rsidDel="00000000" w:rsidP="00000000" w:rsidRDefault="00000000" w:rsidRPr="00000000" w14:paraId="00000325">
                <w:pPr>
                  <w:numPr>
                    <w:ilvl w:val="0"/>
                    <w:numId w:val="8"/>
                  </w:numPr>
                  <w:spacing w:after="0" w:lineRule="auto"/>
                  <w:ind w:left="720" w:hanging="360"/>
                  <w:jc w:val="left"/>
                  <w:rPr>
                    <w:sz w:val="22"/>
                    <w:szCs w:val="22"/>
                    <w:u w:val="none"/>
                  </w:rPr>
                </w:pPr>
                <w:r w:rsidDel="00000000" w:rsidR="00000000" w:rsidRPr="00000000">
                  <w:rPr>
                    <w:sz w:val="22"/>
                    <w:szCs w:val="22"/>
                    <w:rtl w:val="0"/>
                  </w:rPr>
                  <w:t xml:space="preserve">Пользователь нажимает на кнопку выбора города в шапке</w:t>
                </w:r>
              </w:p>
              <w:p w:rsidR="00000000" w:rsidDel="00000000" w:rsidP="00000000" w:rsidRDefault="00000000" w:rsidRPr="00000000" w14:paraId="00000326">
                <w:pPr>
                  <w:numPr>
                    <w:ilvl w:val="0"/>
                    <w:numId w:val="8"/>
                  </w:numPr>
                  <w:spacing w:after="0" w:lineRule="auto"/>
                  <w:ind w:left="720" w:hanging="360"/>
                  <w:jc w:val="left"/>
                  <w:rPr>
                    <w:sz w:val="22"/>
                    <w:szCs w:val="22"/>
                  </w:rPr>
                </w:pPr>
                <w:r w:rsidDel="00000000" w:rsidR="00000000" w:rsidRPr="00000000">
                  <w:rPr>
                    <w:sz w:val="22"/>
                    <w:szCs w:val="22"/>
                    <w:rtl w:val="0"/>
                  </w:rPr>
                  <w:t xml:space="preserve">Всплывает окно поиска города, где есть строка поиска, наиболее популярные города и кнопка показать все города</w:t>
                </w:r>
              </w:p>
              <w:p w:rsidR="00000000" w:rsidDel="00000000" w:rsidP="00000000" w:rsidRDefault="00000000" w:rsidRPr="00000000" w14:paraId="00000327">
                <w:pPr>
                  <w:numPr>
                    <w:ilvl w:val="0"/>
                    <w:numId w:val="9"/>
                  </w:numPr>
                  <w:spacing w:after="0" w:lineRule="auto"/>
                  <w:ind w:left="720" w:hanging="360"/>
                  <w:jc w:val="left"/>
                  <w:rPr>
                    <w:sz w:val="22"/>
                    <w:szCs w:val="22"/>
                  </w:rPr>
                </w:pPr>
                <w:r w:rsidDel="00000000" w:rsidR="00000000" w:rsidRPr="00000000">
                  <w:rPr>
                    <w:sz w:val="22"/>
                    <w:szCs w:val="22"/>
                    <w:rtl w:val="0"/>
                  </w:rPr>
                  <w:t xml:space="preserve">Пользователь вводит название нужного города и кликает на него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after="0" w:lineRule="auto"/>
                  <w:jc w:val="left"/>
                  <w:rPr>
                    <w:sz w:val="22"/>
                    <w:szCs w:val="22"/>
                  </w:rPr>
                </w:pPr>
                <w:r w:rsidDel="00000000" w:rsidR="00000000" w:rsidRPr="00000000">
                  <w:rPr>
                    <w:sz w:val="22"/>
                    <w:szCs w:val="22"/>
                    <w:rtl w:val="0"/>
                  </w:rPr>
                  <w:t xml:space="preserve">Альтернативный поток:</w:t>
                </w:r>
              </w:p>
              <w:p w:rsidR="00000000" w:rsidDel="00000000" w:rsidP="00000000" w:rsidRDefault="00000000" w:rsidRPr="00000000" w14:paraId="00000329">
                <w:pPr>
                  <w:numPr>
                    <w:ilvl w:val="0"/>
                    <w:numId w:val="1"/>
                  </w:numPr>
                  <w:spacing w:after="0" w:lineRule="auto"/>
                  <w:ind w:left="720" w:hanging="360"/>
                  <w:jc w:val="left"/>
                  <w:rPr>
                    <w:sz w:val="22"/>
                    <w:szCs w:val="22"/>
                  </w:rPr>
                </w:pPr>
                <w:r w:rsidDel="00000000" w:rsidR="00000000" w:rsidRPr="00000000">
                  <w:rPr>
                    <w:sz w:val="22"/>
                    <w:szCs w:val="22"/>
                    <w:rtl w:val="0"/>
                  </w:rPr>
                  <w:t xml:space="preserve">Пользователь может выбрать один из предложенных городов, нажав на соответствующий пункт в меню</w:t>
                </w:r>
              </w:p>
              <w:p w:rsidR="00000000" w:rsidDel="00000000" w:rsidP="00000000" w:rsidRDefault="00000000" w:rsidRPr="00000000" w14:paraId="0000032A">
                <w:pPr>
                  <w:numPr>
                    <w:ilvl w:val="0"/>
                    <w:numId w:val="1"/>
                  </w:numPr>
                  <w:spacing w:after="0" w:lineRule="auto"/>
                  <w:ind w:left="720" w:hanging="360"/>
                  <w:jc w:val="left"/>
                  <w:rPr>
                    <w:sz w:val="22"/>
                    <w:szCs w:val="22"/>
                  </w:rPr>
                </w:pPr>
                <w:r w:rsidDel="00000000" w:rsidR="00000000" w:rsidRPr="00000000">
                  <w:rPr>
                    <w:sz w:val="22"/>
                    <w:szCs w:val="22"/>
                    <w:rtl w:val="0"/>
                  </w:rPr>
                  <w:t xml:space="preserve">Пользователь может нажать на “показать все города”, после появится dropdown с областями и городами внутри.</w:t>
                </w:r>
              </w:p>
              <w:p w:rsidR="00000000" w:rsidDel="00000000" w:rsidP="00000000" w:rsidRDefault="00000000" w:rsidRPr="00000000" w14:paraId="0000032B">
                <w:pPr>
                  <w:numPr>
                    <w:ilvl w:val="0"/>
                    <w:numId w:val="1"/>
                  </w:numPr>
                  <w:spacing w:after="0" w:lineRule="auto"/>
                  <w:ind w:left="720" w:hanging="360"/>
                  <w:jc w:val="left"/>
                  <w:rPr>
                    <w:sz w:val="22"/>
                    <w:szCs w:val="22"/>
                  </w:rPr>
                </w:pPr>
                <w:r w:rsidDel="00000000" w:rsidR="00000000" w:rsidRPr="00000000">
                  <w:rPr>
                    <w:sz w:val="22"/>
                    <w:szCs w:val="22"/>
                    <w:rtl w:val="0"/>
                  </w:rPr>
                  <w:t xml:space="preserve">Пользователь может закрыть всплывающее окно и ничего не выбрать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after="0" w:lineRule="auto"/>
                  <w:jc w:val="left"/>
                  <w:rPr>
                    <w:sz w:val="22"/>
                    <w:szCs w:val="22"/>
                  </w:rPr>
                </w:pPr>
                <w:r w:rsidDel="00000000" w:rsidR="00000000" w:rsidRPr="00000000">
                  <w:rPr>
                    <w:sz w:val="22"/>
                    <w:szCs w:val="22"/>
                    <w:rtl w:val="0"/>
                  </w:rPr>
                  <w:t xml:space="preserve">Постусловия: Пользователя перенаправляют на главную страницу, диапазон поиска сужен и по умолчанию теперь показываются только учебные заведения выбранного города</w:t>
                </w:r>
              </w:p>
            </w:tc>
          </w:tr>
        </w:tbl>
      </w:sdtContent>
    </w:sdt>
    <w:p w:rsidR="00000000" w:rsidDel="00000000" w:rsidP="00000000" w:rsidRDefault="00000000" w:rsidRPr="00000000" w14:paraId="0000032D">
      <w:pPr>
        <w:pStyle w:val="Heading2"/>
        <w:rPr/>
      </w:pPr>
      <w:bookmarkStart w:colFirst="0" w:colLast="0" w:name="_heading=h.63v6gtzc77un" w:id="35"/>
      <w:bookmarkEnd w:id="35"/>
      <w:r w:rsidDel="00000000" w:rsidR="00000000" w:rsidRPr="00000000">
        <w:br w:type="page"/>
      </w:r>
      <w:r w:rsidDel="00000000" w:rsidR="00000000" w:rsidRPr="00000000">
        <w:rPr>
          <w:rtl w:val="0"/>
        </w:rPr>
      </w:r>
    </w:p>
    <w:p w:rsidR="00000000" w:rsidDel="00000000" w:rsidP="00000000" w:rsidRDefault="00000000" w:rsidRPr="00000000" w14:paraId="0000032E">
      <w:pPr>
        <w:jc w:val="left"/>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1"/>
        <w:rPr/>
      </w:pPr>
      <w:bookmarkStart w:colFirst="0" w:colLast="0" w:name="_heading=h.yfysumj5jaf0" w:id="36"/>
      <w:bookmarkEnd w:id="36"/>
      <w:r w:rsidDel="00000000" w:rsidR="00000000" w:rsidRPr="00000000">
        <w:rPr>
          <w:rtl w:val="0"/>
        </w:rPr>
        <w:t xml:space="preserve">Источники</w:t>
      </w:r>
    </w:p>
    <w:p w:rsidR="00000000" w:rsidDel="00000000" w:rsidP="00000000" w:rsidRDefault="00000000" w:rsidRPr="00000000" w14:paraId="00000331">
      <w:pPr>
        <w:numPr>
          <w:ilvl w:val="0"/>
          <w:numId w:val="6"/>
        </w:numPr>
        <w:ind w:left="720" w:hanging="360"/>
        <w:rPr>
          <w:u w:val="none"/>
        </w:rPr>
      </w:pPr>
      <w:r w:rsidDel="00000000" w:rsidR="00000000" w:rsidRPr="00000000">
        <w:rPr>
          <w:rtl w:val="0"/>
        </w:rPr>
        <w:t xml:space="preserve">29148-2018 - ISO/IEC/IEEE International Standard - Systems and software engineering -- Life cycle processes -- Requirements engineering (копия – </w:t>
      </w:r>
      <w:hyperlink r:id="rId16">
        <w:r w:rsidDel="00000000" w:rsidR="00000000" w:rsidRPr="00000000">
          <w:rPr>
            <w:color w:val="1155cc"/>
            <w:u w:val="single"/>
            <w:rtl w:val="0"/>
          </w:rPr>
          <w:t xml:space="preserve">https://drkasbokar.com/wp-content/uploads/2024/09/29148-2018-ISOIECIEEE.pdf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sectPr>
      <w:headerReference r:id="rId17" w:type="default"/>
      <w:pgSz w:h="16838" w:w="11906" w:orient="portrait"/>
      <w:pgMar w:bottom="1134" w:top="1134" w:left="1134" w:right="1134"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anislav Ss" w:id="45" w:date="2026-03-11T15:05:13Z">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здесь заменить вместо простого и понятного интерфейса? Какие конкретные метрики?</w:t>
      </w:r>
    </w:p>
  </w:comment>
  <w:comment w:author="Stanislav Ss" w:id="62" w:date="2026-03-11T16:55:07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 про разработку, не эксплуатацию</w:t>
      </w:r>
    </w:p>
  </w:comment>
  <w:comment w:author="Алексей Егошин" w:id="18" w:date="2026-03-11T16:28:26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Низя</w:t>
      </w:r>
    </w:p>
  </w:comment>
  <w:comment w:author="Stanislav Ss" w:id="9" w:date="2026-03-11T18:58:39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не писать</w:t>
      </w:r>
    </w:p>
  </w:comment>
  <w:comment w:author="Stanislav Ss" w:id="68" w:date="2026-03-11T15:06:26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заменять?</w:t>
      </w:r>
    </w:p>
  </w:comment>
  <w:comment w:author="Stanislav Ss" w:id="37" w:date="2026-03-31T11:03:46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2.1.6.1 — "Не требуется" как часть требования</w:t>
      </w:r>
    </w:p>
  </w:comment>
  <w:comment w:author="Stanislav Ss" w:id="44" w:date="2026-03-11T08:31:31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should include all of those requirements that affect usability. For example,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specify the required training time for a normal users and a power user to become productive at particular operations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specify measurable task times for typical tasks or base the new system’s usability requirements on other systems that the users know and like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specify requirement to conform to common usability standards, such as IBM’s CUA standards Microsoft’s GUI standards]</w:t>
      </w:r>
    </w:p>
  </w:comment>
  <w:comment w:author="Stanislav Ss" w:id="36" w:date="2026-03-31T11:03:25Z">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Неопределённое множество данных</w:t>
      </w:r>
    </w:p>
  </w:comment>
  <w:comment w:author="Алексей Егошин" w:id="25" w:date="2026-03-11T16:33:37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хватает описания как именно</w:t>
      </w:r>
    </w:p>
  </w:comment>
  <w:comment w:author="Stanislav Ss" w:id="53" w:date="2026-03-11T16:50:14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have, should have ...</w:t>
      </w:r>
    </w:p>
  </w:comment>
  <w:comment w:author="Stanislav Ss" w:id="54" w:date="2026-03-11T19:11:26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знать отличия</w:t>
      </w:r>
    </w:p>
  </w:comment>
  <w:comment w:author="Stanislav Ss" w:id="65" w:date="2026-03-11T15:06:49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 сценарий который отличается от основного" - это про альтернативный поток?</w:t>
      </w:r>
    </w:p>
  </w:comment>
  <w:comment w:author="Stanislav Ss" w:id="66" w:date="2026-03-11T15:28:06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функциональных требований нужно составить UML UseCase-диаграммы, описывающие реализующие их прецеденты использования." т.е. по всем прецедентам делать диаграмму? Или по ФТ, НФТ?</w:t>
      </w:r>
    </w:p>
  </w:comment>
  <w:comment w:author="Stanislav Ss" w:id="67" w:date="2026-03-11T19:10:01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Прецеденты должны полностью (в основном) покрывать требования, лучше перестраховаться</w:t>
      </w:r>
    </w:p>
  </w:comment>
  <w:comment w:author="Stanislav Ss" w:id="0" w:date="2026-03-11T14:54:52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ФТ и НФТ</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Кол-во прецендентов</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Revision History?</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Какой шаблон использовать?</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Можно ли таблицы в ФТ НФТ?</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Чего не хватает?</w:t>
      </w:r>
    </w:p>
  </w:comment>
  <w:comment w:author="Stanislav Ss" w:id="41" w:date="2026-03-31T11:05:34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Неопределённые параметры уведомлений</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предоставлять пользователю возможность подписки на уведомления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мероприятиях учебных заведений из списка "Избранное".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отправляются за 7 дней и за 1 день до события через:</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электронную почту;</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раздел "Уведомления" в личном кабинете.</w:t>
      </w:r>
    </w:p>
  </w:comment>
  <w:comment w:author="Алексей Егошин" w:id="22" w:date="2026-03-11T16:31:23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НФТ</w:t>
      </w:r>
    </w:p>
  </w:comment>
  <w:comment w:author="Stanislav Ss" w:id="2" w:date="2026-03-06T10:59:49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introduction of the Software Requirements Specification (SRS) should provide an overview of the entire document. It should include the purpose, scope, definitions, acronyms, abbreviations, references, and overview of the Software Requirements Specification.]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Software Requirements Specification captures the complete software requirements for the system, or a portion of the system. Following is a typical Software Requirements Specification outline for a project using use-case modeling. This artifact consists of a package containing use cases of the use-case model and applicable Supplementary Specifications and other supporting information. For a template of an Software Requirements Specification not using use-case modeling, which captures all requirements in a single document, with applicable sections inserted from the Supplementary Specifications (which would no longer be needed), see rup_srs.dot.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different arrangements of a Software Requirements Specification are possible. Refer to [IEEE830-1998] for further elaboration of these explanations, as well as other options for a Software Requirements Specification organization.</w:t>
      </w:r>
    </w:p>
  </w:comment>
  <w:comment w:author="Stanislav Ss" w:id="3" w:date="2026-03-11T16:21:22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Убрать</w:t>
      </w:r>
    </w:p>
  </w:comment>
  <w:comment w:author="Stanislav Ss" w:id="39" w:date="2026-03-31T11:05:01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предоставлять возможность ввода баллов ЕГЭ по каждому из предметов,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включённых в официальный перечень экзаменов Министерства просвещения РФ.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Диапазон значений: 0–100 (целое число).</w:t>
      </w:r>
    </w:p>
  </w:comment>
  <w:comment w:author="Stanislav Ss" w:id="10" w:date="2026-03-10T11:47:26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фун требований</w:t>
      </w:r>
    </w:p>
  </w:comment>
  <w:comment w:author="Stanislav Ss" w:id="19" w:date="2026-03-11T19:01:24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этом предложении сделать инверсию</w:t>
      </w:r>
    </w:p>
  </w:comment>
  <w:comment w:author="Алексей Егошин" w:id="16" w:date="2026-03-11T16:26:01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информация о вузе отображается?</w:t>
      </w:r>
    </w:p>
  </w:comment>
  <w:comment w:author="Stanislav Ss" w:id="6" w:date="2026-03-10T08:50:37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subsection should provide the definitions of all terms, acronyms, and abbreviations required to properly interpret the Software Requirements Specification. This information may be provided by reference to the project Glossary.]</w:t>
      </w:r>
    </w:p>
  </w:comment>
  <w:comment w:author="Алексей Егошин" w:id="15" w:date="2026-03-11T16:26:13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уже часть интерфейса</w:t>
      </w:r>
    </w:p>
  </w:comment>
  <w:comment w:author="Stanislav Ss" w:id="26" w:date="2026-03-15T18:57:56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ФТ, переформулировать в "Система должна / Система может"</w:t>
      </w:r>
    </w:p>
  </w:comment>
  <w:comment w:author="Stanislav Ss" w:id="42" w:date="2026-03-11T19:02:38Z">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коварный момент, сделать CRUD, таблицу и текст (что-то такое)</w:t>
      </w:r>
    </w:p>
  </w:comment>
  <w:comment w:author="Stanislav Ss" w:id="43" w:date="2026-03-15T19:06:01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 тут надо как-то по отдельному обрабатывать форму, что есть текстовое представление, а есть табличное. Где найти инфу я пока не знаю</w:t>
      </w:r>
    </w:p>
  </w:comment>
  <w:comment w:author="Stanislav Ss" w:id="48" w:date="2026-03-11T08:55:23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https://www.interfax.ru/russia/1063309</w:t>
      </w:r>
    </w:p>
  </w:comment>
  <w:comment w:author="Stanislav Ss" w:id="63" w:date="2026-03-11T19:11:08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не надо</w:t>
      </w:r>
    </w:p>
  </w:comment>
  <w:comment w:author="Stanislav Ss" w:id="64" w:date="2026-03-11T19:11:08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не надо</w:t>
      </w:r>
    </w:p>
  </w:comment>
  <w:comment w:author="Stanislav Ss" w:id="33" w:date="2026-03-15T19:04:21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же самое, фасетные фильтры и тд</w:t>
      </w:r>
    </w:p>
  </w:comment>
  <w:comment w:author="Stanislav Ss" w:id="14" w:date="2026-03-11T18:59:01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поаккуратнее с номерами, везде с единицы</w:t>
      </w:r>
    </w:p>
  </w:comment>
  <w:comment w:author="Алексей Егошин" w:id="23" w:date="2026-03-11T16:32:51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какую информацию заполняем в момент создания аккаунта? Подтверждаем ли почту? И т.д.</w:t>
      </w:r>
    </w:p>
  </w:comment>
  <w:comment w:author="Stanislav Ss" w:id="32" w:date="2026-03-15T19:03:27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переформулировать на возможность поиска с фильтрацией и тд</w:t>
      </w:r>
    </w:p>
  </w:comment>
  <w:comment w:author="Stanislav Ss" w:id="40" w:date="2026-03-31T11:00:43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Ограничение вместо требования + риск конфликта с законодательством</w:t>
      </w:r>
    </w:p>
  </w:comment>
  <w:comment w:author="Stanislav Ss" w:id="71" w:date="2026-03-11T19:10:50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в подробностях не описывать</w:t>
      </w:r>
    </w:p>
  </w:comment>
  <w:comment w:author="Алексей Егошин" w:id="21" w:date="2026-03-11T16:31:11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НФТ</w:t>
      </w:r>
    </w:p>
  </w:comment>
  <w:comment w:author="Stanislav Ss" w:id="27" w:date="2026-03-15T18:58:58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что-то там должна контрольного письма на почту, переформулировать</w:t>
      </w:r>
    </w:p>
  </w:comment>
  <w:comment w:author="Stanislav Ss" w:id="47" w:date="2026-03-11T08:54:12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https://www.interfax.ru/russia/1047821</w:t>
      </w:r>
    </w:p>
  </w:comment>
  <w:comment w:author="Алексей Егошин" w:id="20" w:date="2026-03-11T16:29:01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НФТ</w:t>
      </w:r>
    </w:p>
  </w:comment>
  <w:comment w:author="Stanislav Ss" w:id="7" w:date="2026-03-10T09:13:42Z">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subsection should provide a complete list of all documents referenced elsewhere in the Software Requirements Specification. Each document should be identified by title, report number (if applicable), date, and publishing organization. Specify the sources from which the references can be obtained. This information may be provided by reference to an appendix or to another document.]</w:t>
      </w:r>
    </w:p>
  </w:comment>
  <w:comment w:author="Stanislav Ss" w:id="24" w:date="2026-03-11T19:08:40Z">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уточнить поля формы (что-то такое)</w:t>
      </w:r>
    </w:p>
  </w:comment>
  <w:comment w:author="Stanislav Ss" w:id="52" w:date="2026-03-11T17:04:57Z">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оставить</w:t>
      </w:r>
    </w:p>
  </w:comment>
  <w:comment w:author="Stanislav Ss" w:id="8" w:date="2026-03-10T09:14:15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subsection should describe what the rest of the Software Requirements Specification contains and explain how the document is organized.]</w:t>
      </w:r>
    </w:p>
  </w:comment>
  <w:comment w:author="Stanislav Ss" w:id="51" w:date="2026-03-11T19:06:22Z">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тоже переделать</w:t>
      </w:r>
    </w:p>
  </w:comment>
  <w:comment w:author="Stanislav Ss" w:id="4" w:date="2026-03-06T11:02:14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the purpose of this Software Requirements Specification. The Software Requirements Specification should fully describe the external behavior of the application or subsystem identified. It also describes nonfunctional requirements, design constraints and other factors necessary to provide a complete and comprehensive description of the requirements for the software.]</w:t>
      </w:r>
    </w:p>
  </w:comment>
  <w:comment w:author="Stanislav Ss" w:id="69" w:date="2026-03-11T16:57:07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 состояние системы (в системе должен быть этот вуз), не про пользователя</w:t>
      </w:r>
    </w:p>
  </w:comment>
  <w:comment w:author="Stanislav Ss" w:id="70" w:date="2026-03-11T16:57:35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быть пустым</w:t>
      </w:r>
    </w:p>
  </w:comment>
  <w:comment w:author="Stanislav Ss" w:id="28" w:date="2026-03-15T18:59:35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 возможность ... отписаться от н рассылки</w:t>
      </w:r>
    </w:p>
  </w:comment>
  <w:comment w:author="Stanislav Ss" w:id="13" w:date="2026-03-11T19:04:46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крутые дяди делают требования по сущностям и &lt;...&gt;, а не по пользователям</w:t>
      </w:r>
    </w:p>
  </w:comment>
  <w:comment w:author="Stanislav Ss" w:id="5" w:date="2026-03-06T11:02:35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brief description of the software application that the Software Requirements Specification applies to; the feature or other subsystem grouping; what Use-case model(s) it is associated with; and anything else that is affected or influenced by this document.]</w:t>
      </w:r>
    </w:p>
  </w:comment>
  <w:comment w:author="Stanislav Ss" w:id="29" w:date="2026-03-15T19:01:51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искать, а поиск</w:t>
      </w:r>
    </w:p>
  </w:comment>
  <w:comment w:author="Stanislav Ss" w:id="35" w:date="2026-03-31T10:58:37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навигации как списка кнопок</w:t>
      </w:r>
    </w:p>
  </w:comment>
  <w:comment w:author="Stanislav Ss" w:id="1" w:date="2026-03-11T17:04:10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убрать</w:t>
      </w:r>
    </w:p>
  </w:comment>
  <w:comment w:author="Stanislav Ss" w:id="72" w:date="2026-03-11T16:58:42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и не быть</w:t>
      </w:r>
    </w:p>
  </w:comment>
  <w:comment w:author="Stanislav Ss" w:id="50" w:date="2026-03-11T19:05:26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писать формулы, только конкретные цифры</w:t>
      </w:r>
    </w:p>
  </w:comment>
  <w:comment w:author="Stanislav Ss" w:id="30" w:date="2026-03-15T19:01:57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же самое</w:t>
      </w:r>
    </w:p>
  </w:comment>
  <w:comment w:author="Stanislav Ss" w:id="31" w:date="2026-03-15T19:02:08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фасетные фильтры</w:t>
      </w:r>
    </w:p>
  </w:comment>
  <w:comment w:author="Stanislav Ss" w:id="49" w:date="2026-03-11T09:01:40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https://www.gov.spb.ru/gov/otrasl/c_science/news/302857/</w:t>
      </w:r>
    </w:p>
  </w:comment>
  <w:comment w:author="Stanislav Ss" w:id="17" w:date="2026-03-29T15:27:51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же самое</w:t>
      </w:r>
    </w:p>
  </w:comment>
  <w:comment w:author="Stanislav Ss" w:id="11" w:date="2026-03-11T08:31:58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describes the functional requirements of the system for those requirements which are expressed in the natural language style. For many applications, this may constitute the bulk of the SRS Package and thought should be given to the organization of this section. This section is typically organized by feature, but alternative organization methods may also be appropriate, for example, organization by user or organization by subsystem. Functional requirements may include feature sets, capabilities, and security.</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application development tools, such as requirements tools, modeling tools, etc., are employed to capture the functionality, this section document will refer to the availability of that data, indicating the location and name of the tool that is used to capture the data.]</w:t>
      </w:r>
    </w:p>
  </w:comment>
  <w:comment w:author="Stanislav Ss" w:id="12" w:date="2026-03-11T18:59:28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кажется, что мало инфы, задавай себе вопросы а полно ли я сделал или что-то в этом роде</w:t>
      </w:r>
    </w:p>
  </w:comment>
  <w:comment w:author="Stanislav Ss" w:id="34" w:date="2026-03-31T11:01:59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Неоднозначность действия</w:t>
      </w:r>
    </w:p>
  </w:comment>
  <w:comment w:author="Stanislav Ss" w:id="46" w:date="2026-03-11T08:42:28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for reliability of the system should be specified here. Some suggestions follow:</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Availability—specify the percentage of time available ( xx.xx%), hours of use, maintenance access, degraded mode operations, etc.</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 Time Between Failures (MTBF) — this is usually specified in hours, but it could also be specified in terms of days, months or years.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 Time To Repair (MTTR)—how long is the system allowed to be out of operation after it has failed?</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Accuracy—specify precision (resolution) and accuracy (by some known standard) that is required in the system’s output.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Maximum Bugs or Defect Rate—usually expressed in terms of bugs per thousand of lines of code (bugs/KLOC) or bugs per function-point( bugs/function-point).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Bugs or Defect Rate—categorized in terms of minor, significant, and critical bugs: the requirement(s) must define what is meant by a “critical” bug; for example, complete loss of data or a complete inability to use certain parts of the system’s functionality.]</w:t>
      </w:r>
    </w:p>
  </w:comment>
  <w:comment w:author="Stanislav Ss" w:id="38" w:date="2026-03-31T10:59:08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Субъективные формулировки ("Удобную" — неизмеримо. "Некоторым популярным" — какие именно? Непроверяемо)</w:t>
      </w:r>
    </w:p>
  </w:comment>
  <w:comment w:author="Stanislav Ss" w:id="55" w:date="2026-03-11T16:54:33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убрать из НФТ</w:t>
      </w:r>
    </w:p>
  </w:comment>
  <w:comment w:author="Stanislav Ss" w:id="56" w:date="2026-03-11T16:54:33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убрать из НФТ</w:t>
      </w:r>
    </w:p>
  </w:comment>
  <w:comment w:author="Stanislav Ss" w:id="57" w:date="2026-03-11T16:54:33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убрать из НФТ</w:t>
      </w:r>
    </w:p>
  </w:comment>
  <w:comment w:author="Stanislav Ss" w:id="58" w:date="2026-03-11T16:54:33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убрать из НФТ</w:t>
      </w:r>
    </w:p>
  </w:comment>
  <w:comment w:author="Stanislav Ss" w:id="59" w:date="2026-03-11T16:54:33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убрать из НФТ</w:t>
      </w:r>
    </w:p>
  </w:comment>
  <w:comment w:author="Stanislav Ss" w:id="60" w:date="2026-03-11T16:54:33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убрать из НФТ</w:t>
      </w:r>
    </w:p>
  </w:comment>
  <w:comment w:author="Stanislav Ss" w:id="61" w:date="2026-03-11T16:54:33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убрать из НФТ</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4" w15:done="0"/>
  <w15:commentEx w15:paraId="00000335" w15:done="0"/>
  <w15:commentEx w15:paraId="00000336" w15:done="0"/>
  <w15:commentEx w15:paraId="00000337" w15:done="0"/>
  <w15:commentEx w15:paraId="00000338" w15:done="0"/>
  <w15:commentEx w15:paraId="00000339" w15:done="0"/>
  <w15:commentEx w15:paraId="00000340" w15:done="0"/>
  <w15:commentEx w15:paraId="00000341" w15:done="0"/>
  <w15:commentEx w15:paraId="00000342" w15:done="0"/>
  <w15:commentEx w15:paraId="00000343" w15:done="0"/>
  <w15:commentEx w15:paraId="00000344" w15:paraIdParent="00000343" w15:done="0"/>
  <w15:commentEx w15:paraId="00000345" w15:done="0"/>
  <w15:commentEx w15:paraId="00000346" w15:paraIdParent="00000345" w15:done="0"/>
  <w15:commentEx w15:paraId="00000347" w15:paraIdParent="00000345" w15:done="0"/>
  <w15:commentEx w15:paraId="0000034D" w15:done="0"/>
  <w15:commentEx w15:paraId="00000354" w15:done="0"/>
  <w15:commentEx w15:paraId="00000355" w15:done="0"/>
  <w15:commentEx w15:paraId="0000035A" w15:done="0"/>
  <w15:commentEx w15:paraId="0000035B" w15:paraIdParent="0000035A" w15:done="0"/>
  <w15:commentEx w15:paraId="0000035E" w15:done="0"/>
  <w15:commentEx w15:paraId="0000035F" w15:done="0"/>
  <w15:commentEx w15:paraId="00000360" w15:done="0"/>
  <w15:commentEx w15:paraId="00000361" w15:done="0"/>
  <w15:commentEx w15:paraId="00000362" w15:done="0"/>
  <w15:commentEx w15:paraId="00000363" w15:done="0"/>
  <w15:commentEx w15:paraId="00000364" w15:done="0"/>
  <w15:commentEx w15:paraId="00000365" w15:done="0"/>
  <w15:commentEx w15:paraId="00000366" w15:paraIdParent="00000365" w15:done="0"/>
  <w15:commentEx w15:paraId="00000367" w15:done="0"/>
  <w15:commentEx w15:paraId="00000368" w15:done="0"/>
  <w15:commentEx w15:paraId="00000369" w15:done="0"/>
  <w15:commentEx w15:paraId="0000036A" w15:done="0"/>
  <w15:commentEx w15:paraId="0000036B" w15:done="0"/>
  <w15:commentEx w15:paraId="0000036C" w15:done="0"/>
  <w15:commentEx w15:paraId="0000036D" w15:done="0"/>
  <w15:commentEx w15:paraId="0000036E" w15:done="0"/>
  <w15:commentEx w15:paraId="0000036F" w15:done="0"/>
  <w15:commentEx w15:paraId="00000370" w15:done="0"/>
  <w15:commentEx w15:paraId="00000371" w15:done="0"/>
  <w15:commentEx w15:paraId="00000372" w15:done="0"/>
  <w15:commentEx w15:paraId="00000373" w15:done="0"/>
  <w15:commentEx w15:paraId="00000374" w15:done="0"/>
  <w15:commentEx w15:paraId="00000375" w15:done="0"/>
  <w15:commentEx w15:paraId="00000376" w15:done="0"/>
  <w15:commentEx w15:paraId="00000377" w15:done="0"/>
  <w15:commentEx w15:paraId="00000378" w15:done="0"/>
  <w15:commentEx w15:paraId="00000379" w15:done="0"/>
  <w15:commentEx w15:paraId="0000037A" w15:done="0"/>
  <w15:commentEx w15:paraId="0000037B" w15:paraIdParent="0000037A" w15:done="0"/>
  <w15:commentEx w15:paraId="0000037C" w15:done="0"/>
  <w15:commentEx w15:paraId="0000037D" w15:done="0"/>
  <w15:commentEx w15:paraId="0000037E" w15:done="0"/>
  <w15:commentEx w15:paraId="0000037F" w15:done="0"/>
  <w15:commentEx w15:paraId="00000380" w15:done="0"/>
  <w15:commentEx w15:paraId="00000381" w15:done="0"/>
  <w15:commentEx w15:paraId="00000382" w15:done="0"/>
  <w15:commentEx w15:paraId="00000383" w15:done="0"/>
  <w15:commentEx w15:paraId="00000384" w15:done="0"/>
  <w15:commentEx w15:paraId="00000385" w15:paraIdParent="00000384" w15:done="0"/>
  <w15:commentEx w15:paraId="00000386" w15:done="0"/>
  <w15:commentEx w15:paraId="00000387" w15:done="0"/>
  <w15:commentEx w15:paraId="0000038A" w15:done="0"/>
  <w15:commentEx w15:paraId="0000038B" w15:paraIdParent="0000038A" w15:done="0"/>
  <w15:commentEx w15:paraId="0000038C" w15:done="0"/>
  <w15:commentEx w15:paraId="0000039B" w15:done="0"/>
  <w15:commentEx w15:paraId="0000039C" w15:done="0"/>
  <w15:commentEx w15:paraId="0000039D" w15:done="0"/>
  <w15:commentEx w15:paraId="0000039E" w15:done="0"/>
  <w15:commentEx w15:paraId="0000039F" w15:done="0"/>
  <w15:commentEx w15:paraId="000003A0" w15:done="0"/>
  <w15:commentEx w15:paraId="000003A1" w15:done="0"/>
  <w15:commentEx w15:paraId="000003A2" w15:done="0"/>
  <w15:commentEx w15:paraId="000003A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14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spacing w:after="120" w:before="200" w:lineRule="auto"/>
      <w:jc w:val="left"/>
    </w:pPr>
    <w:rPr>
      <w:rFonts w:ascii="Arial" w:cs="Arial" w:eastAsia="Arial" w:hAnsi="Arial"/>
      <w:b w:val="1"/>
      <w:bCs w:val="1"/>
      <w:sz w:val="32"/>
      <w:szCs w:val="32"/>
    </w:rPr>
  </w:style>
  <w:style w:type="paragraph" w:styleId="Heading3">
    <w:name w:val="heading 3"/>
    <w:basedOn w:val="Normal"/>
    <w:next w:val="Normal"/>
    <w:pPr>
      <w:keepNext w:val="1"/>
      <w:spacing w:after="240" w:before="140" w:lineRule="auto"/>
      <w:jc w:val="left"/>
    </w:pPr>
    <w:rPr>
      <w:rFonts w:ascii="Arial" w:cs="Arial" w:eastAsia="Arial" w:hAnsi="Arial"/>
      <w:b w:val="1"/>
      <w:bCs w:val="1"/>
      <w:sz w:val="28"/>
      <w:szCs w:val="28"/>
    </w:rPr>
  </w:style>
  <w:style w:type="paragraph" w:styleId="Heading4">
    <w:name w:val="heading 4"/>
    <w:basedOn w:val="Normal"/>
    <w:next w:val="Normal"/>
    <w:pPr>
      <w:keepNext w:val="1"/>
      <w:spacing w:after="80" w:before="360" w:line="276" w:lineRule="auto"/>
      <w:jc w:val="left"/>
    </w:pPr>
    <w:rPr>
      <w:rFonts w:ascii="Arial" w:cs="Arial" w:eastAsia="Arial" w:hAnsi="Arial"/>
      <w:b w:val="1"/>
      <w:bCs w:val="1"/>
      <w:sz w:val="26"/>
      <w:szCs w:val="26"/>
    </w:rPr>
  </w:style>
  <w:style w:type="paragraph" w:styleId="Heading5">
    <w:name w:val="heading 5"/>
    <w:basedOn w:val="Normal"/>
    <w:next w:val="Normal"/>
    <w:pPr>
      <w:keepNext w:val="1"/>
      <w:spacing w:after="60" w:before="120" w:lineRule="auto"/>
      <w:ind w:left="0" w:firstLine="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qFormat w:val="1"/>
    <w:rPr/>
  </w:style>
  <w:style w:type="character" w:styleId="Strong">
    <w:name w:val="Strong"/>
    <w:basedOn w:val="DefaultParagraphFont"/>
    <w:qFormat w:val="1"/>
    <w:rPr>
      <w:b w:val="1"/>
      <w:bCs w:val="1"/>
    </w:rPr>
  </w:style>
  <w:style w:type="character" w:styleId="Hyperlink">
    <w:name w:val="Hyperlink"/>
    <w:rPr>
      <w:color w:val="000080"/>
      <w:u w:val="single"/>
    </w:rPr>
  </w:style>
  <w:style w:type="character" w:styleId="Style9">
    <w:name w:val="Ссылка указателя"/>
    <w:qFormat w:val="1"/>
    <w:rPr/>
  </w:style>
  <w:style w:type="character" w:styleId="Style10">
    <w:name w:val="Символ сноски"/>
    <w:qFormat w:val="1"/>
    <w:rPr/>
  </w:style>
  <w:style w:type="character" w:styleId="FootnoteReference">
    <w:name w:val="Footnote Reference"/>
    <w:rPr>
      <w:vertAlign w:val="superscript"/>
    </w:rPr>
  </w:style>
  <w:style w:type="character" w:styleId="Style11">
    <w:name w:val="Символ нумерации"/>
    <w:qFormat w:val="1"/>
    <w:rPr/>
  </w:style>
  <w:style w:type="character" w:styleId="Style12">
    <w:name w:val="Исходный текст"/>
    <w:qFormat w:val="1"/>
    <w:rPr>
      <w:rFonts w:ascii="Liberation Mono" w:cs="Liberation Mono" w:eastAsia="Noto Sans Mono CJK SC" w:hAnsi="Liberation Mono"/>
    </w:rPr>
  </w:style>
  <w:style w:type="character" w:styleId="Style13">
    <w:name w:val="Символ концевой сноски"/>
    <w:qFormat w:val="1"/>
    <w:rPr/>
  </w:style>
  <w:style w:type="character" w:styleId="FollowedHyperlink">
    <w:name w:val="FollowedHyperlink"/>
    <w:rPr>
      <w:color w:val="800000"/>
      <w:u w:val="single"/>
    </w:rPr>
  </w:style>
  <w:style w:type="character" w:styleId="EndnoteReference">
    <w:name w:val="Endnote Reference"/>
    <w:rPr>
      <w:vertAlign w:val="superscript"/>
    </w:rPr>
  </w:style>
  <w:style w:type="character" w:styleId="Style14">
    <w:name w:val="Маркеры"/>
    <w:qFormat w:val="1"/>
    <w:rPr>
      <w:rFonts w:ascii="OpenSymbol" w:cs="OpenSymbol" w:eastAsia="OpenSymbol" w:hAnsi="OpenSymbol"/>
    </w:rPr>
  </w:style>
  <w:style w:type="paragraph" w:styleId="Style15">
    <w:name w:val="Заголовок"/>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jc w:val="both"/>
    </w:pPr>
    <w:rPr>
      <w:rFonts w:ascii="Times New Roman" w:hAnsi="Times New Roman"/>
      <w:sz w:val="24"/>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Style16">
    <w:name w:val="Указатель"/>
    <w:basedOn w:val="Normal"/>
    <w:qFormat w:val="1"/>
    <w:pPr>
      <w:suppressLineNumbers w:val="1"/>
    </w:pPr>
    <w:rPr>
      <w:rFonts w:cs="FreeSans"/>
    </w:rPr>
  </w:style>
  <w:style w:type="paragraph" w:styleId="Standard">
    <w:name w:val="Standard"/>
    <w:qFormat w:val="1"/>
    <w:pPr>
      <w:widowControl w:val="1"/>
      <w:suppressAutoHyphens w:val="1"/>
      <w:kinsoku w:val="1"/>
      <w:overflowPunct w:val="1"/>
      <w:autoSpaceDE w:val="1"/>
      <w:bidi w:val="0"/>
      <w:spacing w:after="0" w:before="0"/>
      <w:jc/>
      <w:textAlignment w:val="baseline"/>
    </w:pPr>
    <w:rPr>
      <w:rFonts w:ascii="Liberation Serif" w:cs="FreeSans" w:eastAsia="Noto Serif CJK SC" w:hAnsi="Liberation Serif"/>
      <w:color w:val="auto"/>
      <w:kern w:val="2"/>
      <w:sz w:val="24"/>
      <w:szCs w:val="24"/>
      <w:lang w:bidi="hi-IN" w:eastAsia="zh-CN" w:val="ru-RU"/>
    </w:rPr>
  </w:style>
  <w:style w:type="paragraph" w:styleId="ITMOICTLabWorks">
    <w:name w:val="ITMO ICT Lab Works"/>
    <w:basedOn w:val="Heading1"/>
    <w:qFormat w:val="1"/>
    <w:pPr>
      <w:numPr>
        <w:ilvl w:val="0"/>
        <w:numId w:val="0"/>
      </w:numPr>
      <w:jc w:val="center"/>
      <w:outlineLvl w:val="9"/>
    </w:pPr>
    <w:rPr>
      <w:rFonts w:ascii="Times New Roman" w:hAnsi="Times New Roman"/>
    </w:rPr>
  </w:style>
  <w:style w:type="paragraph" w:styleId="IndexHeading">
    <w:name w:val="Index Heading"/>
    <w:basedOn w:val="Style15"/>
    <w:pPr>
      <w:suppressLineNumbers w:val="1"/>
      <w:ind w:start="0" w:hanging="0"/>
    </w:pPr>
    <w:rPr>
      <w:b w:val="1"/>
      <w:bCs w:val="1"/>
      <w:sz w:val="32"/>
      <w:szCs w:val="32"/>
    </w:rPr>
  </w:style>
  <w:style w:type="paragraph" w:styleId="TOCHeading">
    <w:name w:val="TOC Heading"/>
    <w:basedOn w:val="IndexHeading"/>
    <w:qFormat w:val="1"/>
    <w:pPr>
      <w:suppressLineNumbers w:val="1"/>
      <w:ind w:start="0" w:hanging="0"/>
    </w:pPr>
    <w:rPr>
      <w:b w:val="1"/>
      <w:bCs w:val="1"/>
      <w:sz w:val="32"/>
      <w:szCs w:val="32"/>
    </w:rPr>
  </w:style>
  <w:style w:type="paragraph" w:styleId="TOC1">
    <w:name w:val="TOC 1"/>
    <w:basedOn w:val="Style16"/>
    <w:pPr>
      <w:tabs>
        <w:tab w:val="clear" w:pos="709"/>
        <w:tab w:val="right" w:leader="dot" w:pos="9638"/>
      </w:tabs>
      <w:spacing w:after="43" w:before="0"/>
      <w:ind w:start="0" w:hanging="0"/>
    </w:pPr>
    <w:rPr>
      <w:rFonts w:ascii="Times New Roman" w:hAnsi="Times New Roman"/>
    </w:rPr>
  </w:style>
  <w:style w:type="paragraph" w:styleId="FootnoteText">
    <w:name w:val="Footnote Text"/>
    <w:basedOn w:val="Normal"/>
    <w:pPr>
      <w:suppressLineNumbers w:val="1"/>
      <w:ind w:start="340" w:hanging="340"/>
    </w:pPr>
    <w:rPr>
      <w:sz w:val="20"/>
      <w:szCs w:val="20"/>
    </w:rPr>
  </w:style>
  <w:style w:type="paragraph" w:styleId="HeaderandFooter">
    <w:name w:val="Header and Footer"/>
    <w:basedOn w:val="Normal"/>
    <w:qFormat w:val="1"/>
    <w:pPr>
      <w:suppressLineNumbers w:val="1"/>
      <w:tabs>
        <w:tab w:val="clear" w:pos="709"/>
        <w:tab w:val="center" w:leader="none" w:pos="4819"/>
        <w:tab w:val="right" w:leader="none" w:pos="9638"/>
      </w:tabs>
    </w:pPr>
    <w:rPr/>
  </w:style>
  <w:style w:type="paragraph" w:styleId="Footer">
    <w:name w:val="Footer"/>
    <w:basedOn w:val="HeaderandFooter"/>
    <w:pPr>
      <w:suppressLineNumbers w:val="1"/>
    </w:pPr>
    <w:rPr/>
  </w:style>
  <w:style w:type="paragraph" w:styleId="TOC2">
    <w:name w:val="TOC 2"/>
    <w:basedOn w:val="Style16"/>
    <w:pPr>
      <w:tabs>
        <w:tab w:val="clear" w:pos="709"/>
        <w:tab w:val="right" w:leader="dot" w:pos="9638"/>
      </w:tabs>
      <w:spacing w:after="29" w:before="0"/>
      <w:ind w:start="283" w:hanging="0"/>
    </w:pPr>
    <w:rPr/>
  </w:style>
  <w:style w:type="paragraph" w:styleId="TOC3">
    <w:name w:val="TOC 3"/>
    <w:basedOn w:val="Style16"/>
    <w:pPr>
      <w:tabs>
        <w:tab w:val="clear" w:pos="709"/>
        <w:tab w:val="right" w:leader="dot" w:pos="9638"/>
      </w:tabs>
      <w:spacing w:after="29" w:before="0"/>
      <w:ind w:start="567" w:hanging="0"/>
    </w:pPr>
    <w:rPr>
      <w:rFonts w:ascii="Times New Roman" w:hAnsi="Times New Roman"/>
    </w:rPr>
  </w:style>
  <w:style w:type="paragraph" w:styleId="TOC4">
    <w:name w:val="TOC 4"/>
    <w:basedOn w:val="Style16"/>
    <w:pPr>
      <w:tabs>
        <w:tab w:val="clear" w:pos="709"/>
        <w:tab w:val="right" w:leader="dot" w:pos="9638"/>
      </w:tabs>
      <w:spacing w:after="0" w:before="0"/>
      <w:ind w:start="850" w:hanging="0"/>
    </w:pPr>
    <w:rPr>
      <w:rFonts w:ascii="Times New Roman" w:hAnsi="Times New Roman"/>
      <w:sz w:val="20"/>
    </w:rPr>
  </w:style>
  <w:style w:type="paragraph" w:styleId="TOC5">
    <w:name w:val="TOC 5"/>
    <w:basedOn w:val="Style16"/>
    <w:pPr>
      <w:tabs>
        <w:tab w:val="clear" w:pos="709"/>
        <w:tab w:val="right" w:leader="dot" w:pos="9638"/>
      </w:tabs>
      <w:ind w:start="1134" w:hanging="0"/>
    </w:pPr>
    <w:rPr>
      <w:rFonts w:ascii="Times New Roman" w:hAnsi="Times New Roman"/>
    </w:rPr>
  </w:style>
  <w:style w:type="paragraph" w:styleId="Style17">
    <w:name w:val="Рисунок"/>
    <w:basedOn w:val="Caption"/>
    <w:qFormat w:val="1"/>
    <w:pPr/>
    <w:rPr/>
  </w:style>
  <w:style w:type="paragraph" w:styleId="Comment">
    <w:name w:val="Comment"/>
    <w:basedOn w:val="Normal"/>
    <w:qFormat w:val="1"/>
    <w:pPr/>
    <w:rPr>
      <w:sz w:val="20"/>
      <w:szCs w:val="20"/>
    </w:rPr>
  </w:style>
  <w:style w:type="paragraph" w:styleId="Style18">
    <w:name w:val="Содержимое врезки"/>
    <w:basedOn w:val="Normal"/>
    <w:qFormat w:val="1"/>
    <w:pPr/>
    <w:rPr/>
  </w:style>
  <w:style w:type="paragraph" w:styleId="Style19">
    <w:name w:val="Текст в заданном формате"/>
    <w:basedOn w:val="Normal"/>
    <w:qFormat w:val="1"/>
    <w:pPr>
      <w:spacing w:after="0" w:before="0"/>
    </w:pPr>
    <w:rPr>
      <w:rFonts w:ascii="Liberation Mono" w:cs="Liberation Mono" w:eastAsia="Noto Sans Mono CJK SC" w:hAnsi="Liberation Mono"/>
      <w:sz w:val="20"/>
      <w:szCs w:val="20"/>
    </w:rPr>
  </w:style>
  <w:style w:type="paragraph" w:styleId="4">
    <w:name w:val="Указатель пользователя 4"/>
    <w:basedOn w:val="Style16"/>
    <w:qFormat w:val="1"/>
    <w:pPr>
      <w:tabs>
        <w:tab w:val="clear" w:pos="709"/>
        <w:tab w:val="right" w:leader="dot" w:pos="9497"/>
      </w:tabs>
      <w:ind w:start="706" w:hanging="0"/>
    </w:pPr>
    <w:rPr/>
  </w:style>
  <w:style w:type="paragraph" w:styleId="Style20">
    <w:name w:val="Содержимое таблицы"/>
    <w:basedOn w:val="Normal"/>
    <w:qFormat w:val="1"/>
    <w:pPr>
      <w:widowControl w:val="0"/>
      <w:suppressLineNumbers w:val="1"/>
    </w:pPr>
    <w:rPr/>
  </w:style>
  <w:style w:type="paragraph" w:styleId="Style21">
    <w:name w:val="Заголовок таблицы"/>
    <w:basedOn w:val="Style20"/>
    <w:qFormat w:val="1"/>
    <w:pPr>
      <w:suppressLineNumbers w:val="1"/>
      <w:jc w:val="center"/>
    </w:pPr>
    <w:rPr>
      <w:b w:val="1"/>
      <w:bCs w:val="1"/>
    </w:rPr>
  </w:style>
  <w:style w:type="paragraph" w:styleId="Style22">
    <w:name w:val="Содержимое списка"/>
    <w:basedOn w:val="Normal"/>
    <w:qFormat w:val="1"/>
    <w:pPr>
      <w:ind w:start="567"/>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postupi.info" TargetMode="External"/><Relationship Id="rId10" Type="http://schemas.openxmlformats.org/officeDocument/2006/relationships/hyperlink" Target="http://postupi.info" TargetMode="External"/><Relationship Id="rId13" Type="http://schemas.openxmlformats.org/officeDocument/2006/relationships/hyperlink" Target="http://postupi.info" TargetMode="External"/><Relationship Id="rId12" Type="http://schemas.openxmlformats.org/officeDocument/2006/relationships/hyperlink" Target="http://postupi.inf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postupi.info" TargetMode="External"/><Relationship Id="rId14" Type="http://schemas.openxmlformats.org/officeDocument/2006/relationships/hyperlink" Target="http://postupi.info" TargetMode="External"/><Relationship Id="rId17" Type="http://schemas.openxmlformats.org/officeDocument/2006/relationships/header" Target="header1.xml"/><Relationship Id="rId16" Type="http://schemas.openxmlformats.org/officeDocument/2006/relationships/hyperlink" Target="https://drkasbokar.com/wp-content/uploads/2024/09/29148-2018-ISOIECIEEE.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uvconRUYhoyIAN1VvQW/nb38hQ==">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2024-09-11T13:08:08Z</dcterms:created>
</cp:coreProperties>
</file>